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D4B6F" w14:textId="77777777" w:rsidR="00C53EB2" w:rsidRDefault="007A7656" w:rsidP="00137632">
      <w:pPr>
        <w:pStyle w:val="Title"/>
        <w:jc w:val="center"/>
      </w:pPr>
      <w:r>
        <w:t>Assignment</w:t>
      </w:r>
      <w:r w:rsidR="00CE7CE5">
        <w:t xml:space="preserve"> </w:t>
      </w:r>
      <w:r w:rsidR="00CD3C9D">
        <w:t>2</w:t>
      </w:r>
    </w:p>
    <w:p w14:paraId="67139F23" w14:textId="77777777" w:rsidR="0001419F" w:rsidRDefault="0001419F">
      <w:pPr>
        <w:rPr>
          <w:color w:val="9CC2E5" w:themeColor="accent1" w:themeTint="99"/>
        </w:rPr>
      </w:pPr>
    </w:p>
    <w:p w14:paraId="76CCFC4B" w14:textId="77777777" w:rsidR="00244A48" w:rsidRPr="00D833AB" w:rsidRDefault="00244A48">
      <w:pPr>
        <w:rPr>
          <w:color w:val="002060"/>
          <w:highlight w:val="lightGray"/>
        </w:rPr>
      </w:pPr>
      <w:r w:rsidRPr="00D833AB">
        <w:rPr>
          <w:color w:val="002060"/>
          <w:highlight w:val="lightGray"/>
        </w:rPr>
        <w:t xml:space="preserve">The deliverables are: </w:t>
      </w:r>
    </w:p>
    <w:p w14:paraId="30F7CFBE" w14:textId="77777777" w:rsidR="00244A48" w:rsidRPr="00D833AB" w:rsidRDefault="00244A48" w:rsidP="00244A48">
      <w:pPr>
        <w:spacing w:after="0"/>
        <w:rPr>
          <w:color w:val="002060"/>
          <w:highlight w:val="lightGray"/>
        </w:rPr>
      </w:pPr>
      <w:r w:rsidRPr="00D833AB">
        <w:rPr>
          <w:color w:val="002060"/>
          <w:highlight w:val="lightGray"/>
        </w:rPr>
        <w:t>(1) T</w:t>
      </w:r>
      <w:r w:rsidR="00137632" w:rsidRPr="00D833AB">
        <w:rPr>
          <w:color w:val="002060"/>
          <w:highlight w:val="lightGray"/>
        </w:rPr>
        <w:t xml:space="preserve">his </w:t>
      </w:r>
      <w:r w:rsidR="00137632" w:rsidRPr="00D833AB">
        <w:rPr>
          <w:i/>
          <w:color w:val="002060"/>
          <w:highlight w:val="lightGray"/>
        </w:rPr>
        <w:t>Word</w:t>
      </w:r>
      <w:r w:rsidR="00137632" w:rsidRPr="00D833AB">
        <w:rPr>
          <w:color w:val="002060"/>
          <w:highlight w:val="lightGray"/>
        </w:rPr>
        <w:t xml:space="preserve"> template</w:t>
      </w:r>
      <w:r w:rsidRPr="00D833AB">
        <w:rPr>
          <w:color w:val="002060"/>
          <w:highlight w:val="lightGray"/>
        </w:rPr>
        <w:t>, including</w:t>
      </w:r>
      <w:r w:rsidR="00CE7CE5" w:rsidRPr="00D833AB">
        <w:rPr>
          <w:color w:val="002060"/>
          <w:highlight w:val="lightGray"/>
        </w:rPr>
        <w:t xml:space="preserve"> </w:t>
      </w:r>
      <w:r w:rsidR="00137632" w:rsidRPr="00D833AB">
        <w:rPr>
          <w:color w:val="002060"/>
          <w:highlight w:val="lightGray"/>
        </w:rPr>
        <w:t xml:space="preserve">your response </w:t>
      </w:r>
      <w:r w:rsidR="00EA7F48" w:rsidRPr="00D833AB">
        <w:rPr>
          <w:color w:val="002060"/>
          <w:highlight w:val="lightGray"/>
        </w:rPr>
        <w:t>where indicated</w:t>
      </w:r>
      <w:r w:rsidR="00D833AB">
        <w:rPr>
          <w:color w:val="002060"/>
          <w:highlight w:val="lightGray"/>
        </w:rPr>
        <w:t>. Name this Word doc</w:t>
      </w:r>
      <w:r w:rsidR="000B6605" w:rsidRPr="00D833AB">
        <w:rPr>
          <w:color w:val="002060"/>
          <w:highlight w:val="lightGray"/>
        </w:rPr>
        <w:t xml:space="preserve"> &lt;Last N</w:t>
      </w:r>
      <w:r w:rsidR="00D833AB">
        <w:rPr>
          <w:color w:val="002060"/>
          <w:highlight w:val="lightGray"/>
        </w:rPr>
        <w:t>ame&gt;&lt;First Name&gt;_Assignment</w:t>
      </w:r>
      <w:r w:rsidR="00241C4B">
        <w:rPr>
          <w:color w:val="002060"/>
          <w:highlight w:val="lightGray"/>
        </w:rPr>
        <w:t>1</w:t>
      </w:r>
      <w:r w:rsidR="000B6605" w:rsidRPr="00D833AB">
        <w:rPr>
          <w:color w:val="002060"/>
          <w:highlight w:val="lightGray"/>
        </w:rPr>
        <w:t xml:space="preserve"> as in DoeJohn_Assignment</w:t>
      </w:r>
      <w:r w:rsidR="00241C4B">
        <w:rPr>
          <w:color w:val="002060"/>
          <w:highlight w:val="lightGray"/>
        </w:rPr>
        <w:t>1</w:t>
      </w:r>
      <w:r w:rsidRPr="00D833AB">
        <w:rPr>
          <w:color w:val="002060"/>
          <w:highlight w:val="lightGray"/>
        </w:rPr>
        <w:t xml:space="preserve"> and </w:t>
      </w:r>
    </w:p>
    <w:p w14:paraId="2DE987AA" w14:textId="77777777" w:rsidR="007A7656" w:rsidRPr="00D833AB" w:rsidRDefault="00244A48" w:rsidP="00244A48">
      <w:pPr>
        <w:spacing w:after="0"/>
        <w:rPr>
          <w:color w:val="002060"/>
          <w:highlight w:val="lightGray"/>
        </w:rPr>
      </w:pPr>
      <w:r w:rsidRPr="00D833AB">
        <w:rPr>
          <w:color w:val="002060"/>
          <w:highlight w:val="lightGray"/>
        </w:rPr>
        <w:t>(2) Your source code, zipped</w:t>
      </w:r>
      <w:r w:rsidR="000B6605" w:rsidRPr="00D833AB">
        <w:rPr>
          <w:color w:val="002060"/>
          <w:highlight w:val="lightGray"/>
        </w:rPr>
        <w:t>.</w:t>
      </w:r>
    </w:p>
    <w:p w14:paraId="73063DDA" w14:textId="77777777" w:rsidR="00137632" w:rsidRPr="00D833AB" w:rsidRDefault="00137632" w:rsidP="00137632">
      <w:pPr>
        <w:pStyle w:val="Heading1"/>
        <w:rPr>
          <w:color w:val="002060"/>
          <w:highlight w:val="lightGray"/>
        </w:rPr>
      </w:pPr>
      <w:r w:rsidRPr="00D833AB">
        <w:rPr>
          <w:color w:val="002060"/>
          <w:highlight w:val="lightGray"/>
          <w:u w:val="single"/>
        </w:rPr>
        <w:t>Part 1</w:t>
      </w:r>
      <w:r w:rsidRPr="00D833AB">
        <w:rPr>
          <w:color w:val="002060"/>
          <w:highlight w:val="lightGray"/>
        </w:rPr>
        <w:t>—Overall Project Description:</w:t>
      </w:r>
      <w:r w:rsidR="00CE7CE5" w:rsidRPr="00D833AB">
        <w:rPr>
          <w:color w:val="002060"/>
          <w:highlight w:val="lightGray"/>
        </w:rPr>
        <w:t xml:space="preserve"> </w:t>
      </w:r>
      <w:r w:rsidR="00CE7CE5" w:rsidRPr="00D833AB">
        <w:rPr>
          <w:i/>
          <w:color w:val="002060"/>
          <w:sz w:val="24"/>
          <w:szCs w:val="24"/>
          <w:highlight w:val="lightGray"/>
        </w:rPr>
        <w:t xml:space="preserve"> </w:t>
      </w:r>
    </w:p>
    <w:p w14:paraId="517FBDC5" w14:textId="77777777" w:rsidR="007A7656" w:rsidRPr="00D833AB" w:rsidRDefault="00E93254">
      <w:pPr>
        <w:rPr>
          <w:color w:val="002060"/>
          <w:highlight w:val="lightGray"/>
        </w:rPr>
      </w:pPr>
      <w:r w:rsidRPr="00D833AB">
        <w:rPr>
          <w:color w:val="002060"/>
          <w:highlight w:val="lightGray"/>
        </w:rPr>
        <w:t>Provide a</w:t>
      </w:r>
      <w:r w:rsidR="007A7656" w:rsidRPr="00D833AB">
        <w:rPr>
          <w:color w:val="002060"/>
          <w:highlight w:val="lightGray"/>
        </w:rPr>
        <w:t xml:space="preserve"> paragraph </w:t>
      </w:r>
      <w:r w:rsidRPr="00D833AB">
        <w:rPr>
          <w:color w:val="002060"/>
          <w:highlight w:val="lightGray"/>
        </w:rPr>
        <w:t xml:space="preserve">(no more) </w:t>
      </w:r>
      <w:r w:rsidR="007A7656" w:rsidRPr="00D833AB">
        <w:rPr>
          <w:color w:val="002060"/>
          <w:highlight w:val="lightGray"/>
        </w:rPr>
        <w:t xml:space="preserve">outlining the </w:t>
      </w:r>
      <w:r w:rsidR="00241C4B">
        <w:rPr>
          <w:color w:val="002060"/>
          <w:highlight w:val="lightGray"/>
        </w:rPr>
        <w:t>Android</w:t>
      </w:r>
      <w:r w:rsidR="007A7656" w:rsidRPr="00D833AB">
        <w:rPr>
          <w:color w:val="002060"/>
          <w:highlight w:val="lightGray"/>
        </w:rPr>
        <w:t xml:space="preserve"> application you’d like to build for this course. </w:t>
      </w:r>
      <w:r w:rsidR="00CD3C9D">
        <w:rPr>
          <w:color w:val="002060"/>
          <w:highlight w:val="lightGray"/>
        </w:rPr>
        <w:t>Turn on tracking to show how and where this differed from your statement in Assignment 1.</w:t>
      </w:r>
    </w:p>
    <w:p w14:paraId="2CA005DC" w14:textId="77777777" w:rsidR="00C92320" w:rsidRDefault="00C92320" w:rsidP="00C92320">
      <w:pPr>
        <w:ind w:firstLine="720"/>
      </w:pPr>
      <w:r>
        <w:t xml:space="preserve">The initial concept for my project is an application that allows people involved in </w:t>
      </w:r>
      <w:proofErr w:type="spellStart"/>
      <w:r>
        <w:t>eSports</w:t>
      </w:r>
      <w:proofErr w:type="spellEnd"/>
      <w:r>
        <w:t xml:space="preserve"> to find supported video games. Users are able to create an account, which requires their email address and password. Inputs will be the user’s account information (starting with desired email address and password) and device interaction. Outputs will be the specific games available for each gaming platform and a </w:t>
      </w:r>
      <w:ins w:id="0" w:author="Robert Ofoedu" w:date="2016-03-29T05:47:00Z">
        <w:r w:rsidR="00C72693">
          <w:t xml:space="preserve">child </w:t>
        </w:r>
      </w:ins>
      <w:r>
        <w:t>login screen</w:t>
      </w:r>
      <w:ins w:id="1" w:author="Robert Ofoedu" w:date="2016-03-29T05:45:00Z">
        <w:r>
          <w:t xml:space="preserve"> for email functionality</w:t>
        </w:r>
      </w:ins>
      <w:r>
        <w:t>.</w:t>
      </w:r>
      <w:r w:rsidR="007D3268">
        <w:t xml:space="preserve"> </w:t>
      </w:r>
      <w:ins w:id="2" w:author="Robert Ofoedu" w:date="2016-03-29T05:46:00Z">
        <w:r w:rsidR="00C72693">
          <w:t>Once selected, t</w:t>
        </w:r>
        <w:r w:rsidR="007D3268">
          <w:t xml:space="preserve">he application </w:t>
        </w:r>
      </w:ins>
      <w:ins w:id="3" w:author="Robert Ofoedu" w:date="2016-03-29T05:47:00Z">
        <w:r w:rsidR="00C72693">
          <w:t>displays</w:t>
        </w:r>
      </w:ins>
      <w:ins w:id="4" w:author="Robert Ofoedu" w:date="2016-03-29T05:46:00Z">
        <w:r w:rsidR="007D3268">
          <w:t xml:space="preserve"> the chosen </w:t>
        </w:r>
        <w:r w:rsidR="00C72693">
          <w:t>gaming platform in a Toast n</w:t>
        </w:r>
      </w:ins>
      <w:ins w:id="5" w:author="Robert Ofoedu" w:date="2016-03-29T05:47:00Z">
        <w:r w:rsidR="00C72693">
          <w:t>otification.</w:t>
        </w:r>
      </w:ins>
      <w:r w:rsidR="00FF1DF1">
        <w:t xml:space="preserve"> </w:t>
      </w:r>
      <w:ins w:id="6" w:author="Robert Ofoedu" w:date="2016-03-29T05:49:00Z">
        <w:r w:rsidR="00FF1DF1">
          <w:t xml:space="preserve">Child pages for each </w:t>
        </w:r>
      </w:ins>
      <w:ins w:id="7" w:author="Robert Ofoedu" w:date="2016-03-29T05:50:00Z">
        <w:r w:rsidR="00FF1DF1">
          <w:t xml:space="preserve">gaming </w:t>
        </w:r>
      </w:ins>
      <w:ins w:id="8" w:author="Robert Ofoedu" w:date="2016-03-29T05:49:00Z">
        <w:r w:rsidR="00FF1DF1">
          <w:t>platform were implemented.</w:t>
        </w:r>
      </w:ins>
    </w:p>
    <w:p w14:paraId="120D93DA" w14:textId="77777777" w:rsidR="00B32F03" w:rsidRDefault="00B32F03"/>
    <w:p w14:paraId="2DEDDE40" w14:textId="77777777" w:rsidR="000D3341" w:rsidRPr="00D833AB" w:rsidRDefault="004B5BEC"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2</w:t>
      </w:r>
      <w:r w:rsidRPr="00D833AB">
        <w:rPr>
          <w:color w:val="002060"/>
          <w:highlight w:val="lightGray"/>
        </w:rPr>
        <w:t>—</w:t>
      </w:r>
      <w:r w:rsidR="000D3341" w:rsidRPr="00D833AB">
        <w:rPr>
          <w:color w:val="002060"/>
          <w:highlight w:val="lightGray"/>
        </w:rPr>
        <w:t>Screenshot of the directory structure</w:t>
      </w:r>
      <w:r w:rsidR="00D833AB">
        <w:rPr>
          <w:color w:val="002060"/>
          <w:highlight w:val="lightGray"/>
        </w:rPr>
        <w:t xml:space="preserve"> (project or package)</w:t>
      </w:r>
      <w:r w:rsidRPr="00D833AB">
        <w:rPr>
          <w:color w:val="002060"/>
          <w:highlight w:val="lightGray"/>
        </w:rPr>
        <w:t>:</w:t>
      </w:r>
    </w:p>
    <w:p w14:paraId="1973FEBD" w14:textId="77777777" w:rsidR="00241C4B" w:rsidRPr="00BA5D02" w:rsidRDefault="00241C4B" w:rsidP="00D833AB">
      <w:pPr>
        <w:rPr>
          <w:u w:val="single"/>
        </w:rPr>
      </w:pPr>
    </w:p>
    <w:p w14:paraId="12006910" w14:textId="77777777" w:rsidR="00BA5D02" w:rsidRPr="00BA5D02" w:rsidRDefault="00BA5D02" w:rsidP="00BA5D02">
      <w:pPr>
        <w:rPr>
          <w:u w:val="single"/>
        </w:rPr>
      </w:pPr>
      <w:r w:rsidRPr="00BA5D02">
        <w:rPr>
          <w:noProof/>
          <w:u w:val="single"/>
        </w:rPr>
        <w:lastRenderedPageBreak/>
        <w:drawing>
          <wp:inline distT="0" distB="0" distL="0" distR="0" wp14:anchorId="0E7CFFB3" wp14:editId="6C6A3291">
            <wp:extent cx="3336290" cy="6585585"/>
            <wp:effectExtent l="0" t="0" r="0" b="0"/>
            <wp:docPr id="1" name="Picture 1" descr="obese speedster x:Users:Rob:Documents:BU MSCIS:2015-16:Spring Semester, 2015-16:Spring 2 (CS 683 - Mobile Application Development:Week 1:3.20.16 assignment 1: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ese speedster x:Users:Rob:Documents:BU MSCIS:2015-16:Spring Semester, 2015-16:Spring 2 (CS 683 - Mobile Application Development:Week 1:3.20.16 assignment 1:direc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6290" cy="6585585"/>
                    </a:xfrm>
                    <a:prstGeom prst="rect">
                      <a:avLst/>
                    </a:prstGeom>
                    <a:noFill/>
                    <a:ln>
                      <a:noFill/>
                    </a:ln>
                  </pic:spPr>
                </pic:pic>
              </a:graphicData>
            </a:graphic>
          </wp:inline>
        </w:drawing>
      </w:r>
    </w:p>
    <w:p w14:paraId="34CB3A78" w14:textId="77777777" w:rsidR="00137632" w:rsidRPr="00BA5D02" w:rsidRDefault="00137632" w:rsidP="00BA5D02">
      <w:r w:rsidRPr="00D833AB">
        <w:rPr>
          <w:color w:val="002060"/>
          <w:highlight w:val="lightGray"/>
          <w:u w:val="single"/>
        </w:rPr>
        <w:t xml:space="preserve">Part </w:t>
      </w:r>
      <w:r w:rsidR="00D833AB">
        <w:rPr>
          <w:color w:val="002060"/>
          <w:highlight w:val="lightGray"/>
          <w:u w:val="single"/>
        </w:rPr>
        <w:t>3</w:t>
      </w:r>
      <w:r w:rsidRPr="00D833AB">
        <w:rPr>
          <w:color w:val="002060"/>
          <w:highlight w:val="lightGray"/>
        </w:rPr>
        <w:t>—</w:t>
      </w:r>
      <w:r w:rsidR="0001419F" w:rsidRPr="00D833AB">
        <w:rPr>
          <w:color w:val="002060"/>
          <w:highlight w:val="lightGray"/>
        </w:rPr>
        <w:t>Application Features</w:t>
      </w:r>
      <w:r w:rsidR="00CE7CE5" w:rsidRPr="00D833AB">
        <w:rPr>
          <w:color w:val="002060"/>
          <w:highlight w:val="lightGray"/>
        </w:rPr>
        <w:t xml:space="preserve"> with output and tests</w:t>
      </w:r>
      <w:r w:rsidRPr="00D833AB">
        <w:rPr>
          <w:color w:val="002060"/>
          <w:highlight w:val="lightGray"/>
        </w:rPr>
        <w:t>:</w:t>
      </w:r>
      <w:r w:rsidR="00CE7CE5" w:rsidRPr="00D833AB">
        <w:rPr>
          <w:color w:val="002060"/>
          <w:highlight w:val="lightGray"/>
        </w:rPr>
        <w:t xml:space="preserve"> </w:t>
      </w:r>
      <w:r w:rsidR="00CE7CE5" w:rsidRPr="00D833AB">
        <w:rPr>
          <w:i/>
          <w:color w:val="002060"/>
          <w:szCs w:val="24"/>
          <w:highlight w:val="lightGray"/>
        </w:rPr>
        <w:t>(maximum 2 pages of 12-point text, including figures)</w:t>
      </w:r>
    </w:p>
    <w:p w14:paraId="738ED526" w14:textId="77777777" w:rsidR="000B6605" w:rsidRPr="00D833AB" w:rsidRDefault="007A7656" w:rsidP="00137632">
      <w:pPr>
        <w:rPr>
          <w:color w:val="002060"/>
          <w:highlight w:val="lightGray"/>
        </w:rPr>
      </w:pPr>
      <w:r w:rsidRPr="00D833AB">
        <w:rPr>
          <w:color w:val="002060"/>
          <w:highlight w:val="lightGray"/>
        </w:rPr>
        <w:t xml:space="preserve">Specify </w:t>
      </w:r>
      <w:r w:rsidR="00E93254" w:rsidRPr="00D833AB">
        <w:rPr>
          <w:color w:val="002060"/>
          <w:highlight w:val="lightGray"/>
        </w:rPr>
        <w:t>the</w:t>
      </w:r>
      <w:r w:rsidRPr="00D833AB">
        <w:rPr>
          <w:color w:val="002060"/>
          <w:highlight w:val="lightGray"/>
        </w:rPr>
        <w:t xml:space="preserve"> </w:t>
      </w:r>
      <w:r w:rsidR="000B6605" w:rsidRPr="00D833AB">
        <w:rPr>
          <w:color w:val="002060"/>
          <w:highlight w:val="lightGray"/>
        </w:rPr>
        <w:t>features</w:t>
      </w:r>
      <w:r w:rsidRPr="00D833AB">
        <w:rPr>
          <w:color w:val="002060"/>
          <w:highlight w:val="lightGray"/>
        </w:rPr>
        <w:t xml:space="preserve"> </w:t>
      </w:r>
      <w:r w:rsidR="00716D70" w:rsidRPr="00D833AB">
        <w:rPr>
          <w:color w:val="002060"/>
          <w:highlight w:val="lightGray"/>
        </w:rPr>
        <w:t xml:space="preserve">of your application </w:t>
      </w:r>
      <w:r w:rsidR="00E93254" w:rsidRPr="00D833AB">
        <w:rPr>
          <w:color w:val="002060"/>
          <w:highlight w:val="lightGray"/>
        </w:rPr>
        <w:t>t</w:t>
      </w:r>
      <w:r w:rsidR="00CE7CE5" w:rsidRPr="00D833AB">
        <w:rPr>
          <w:color w:val="002060"/>
          <w:highlight w:val="lightGray"/>
        </w:rPr>
        <w:t xml:space="preserve">hat you </w:t>
      </w:r>
      <w:r w:rsidR="006969DA" w:rsidRPr="00D833AB">
        <w:rPr>
          <w:color w:val="002060"/>
          <w:highlight w:val="lightGray"/>
        </w:rPr>
        <w:t>implemented</w:t>
      </w:r>
      <w:r w:rsidR="00E93254" w:rsidRPr="00D833AB">
        <w:rPr>
          <w:color w:val="002060"/>
          <w:highlight w:val="lightGray"/>
        </w:rPr>
        <w:t xml:space="preserve">. </w:t>
      </w:r>
      <w:r w:rsidR="004B5BEC" w:rsidRPr="00D833AB">
        <w:rPr>
          <w:color w:val="002060"/>
          <w:highlight w:val="lightGray"/>
        </w:rPr>
        <w:t>The</w:t>
      </w:r>
      <w:r w:rsidR="00E632DB" w:rsidRPr="00D833AB">
        <w:rPr>
          <w:color w:val="002060"/>
          <w:highlight w:val="lightGray"/>
        </w:rPr>
        <w:t xml:space="preserve"> priority is to get practice with as many as possible of the </w:t>
      </w:r>
      <w:r w:rsidR="00241C4B">
        <w:rPr>
          <w:color w:val="002060"/>
          <w:highlight w:val="lightGray"/>
        </w:rPr>
        <w:t>Android</w:t>
      </w:r>
      <w:r w:rsidR="00E632DB" w:rsidRPr="00D833AB">
        <w:rPr>
          <w:color w:val="002060"/>
          <w:highlight w:val="lightGray"/>
        </w:rPr>
        <w:t xml:space="preserve"> constructs covered in </w:t>
      </w:r>
      <w:r w:rsidR="00241C4B">
        <w:rPr>
          <w:color w:val="002060"/>
          <w:highlight w:val="lightGray"/>
        </w:rPr>
        <w:t>M</w:t>
      </w:r>
      <w:r w:rsidR="00716D70" w:rsidRPr="00D833AB">
        <w:rPr>
          <w:color w:val="002060"/>
          <w:highlight w:val="lightGray"/>
        </w:rPr>
        <w:t>odule</w:t>
      </w:r>
      <w:r w:rsidR="004B5BEC" w:rsidRPr="00D833AB">
        <w:rPr>
          <w:color w:val="002060"/>
          <w:highlight w:val="lightGray"/>
        </w:rPr>
        <w:t xml:space="preserve"> </w:t>
      </w:r>
      <w:r w:rsidR="00CD3C9D">
        <w:rPr>
          <w:color w:val="002060"/>
          <w:highlight w:val="lightGray"/>
        </w:rPr>
        <w:t>2</w:t>
      </w:r>
      <w:r w:rsidR="00E632DB" w:rsidRPr="00D833AB">
        <w:rPr>
          <w:color w:val="002060"/>
          <w:highlight w:val="lightGray"/>
        </w:rPr>
        <w:t xml:space="preserve">. </w:t>
      </w:r>
      <w:r w:rsidR="00E93254" w:rsidRPr="00D833AB">
        <w:rPr>
          <w:color w:val="002060"/>
          <w:highlight w:val="lightGray"/>
        </w:rPr>
        <w:t>N</w:t>
      </w:r>
      <w:r w:rsidRPr="00D833AB">
        <w:rPr>
          <w:color w:val="002060"/>
          <w:highlight w:val="lightGray"/>
        </w:rPr>
        <w:t>umber</w:t>
      </w:r>
      <w:r w:rsidR="00E93254" w:rsidRPr="00D833AB">
        <w:rPr>
          <w:color w:val="002060"/>
          <w:highlight w:val="lightGray"/>
        </w:rPr>
        <w:t xml:space="preserve"> your </w:t>
      </w:r>
      <w:r w:rsidR="0001419F" w:rsidRPr="00D833AB">
        <w:rPr>
          <w:color w:val="002060"/>
          <w:highlight w:val="lightGray"/>
        </w:rPr>
        <w:t xml:space="preserve">features </w:t>
      </w:r>
      <w:r w:rsidR="00CE7CE5" w:rsidRPr="00D833AB">
        <w:rPr>
          <w:color w:val="002060"/>
          <w:highlight w:val="lightGray"/>
        </w:rPr>
        <w:t>1, 2, 3</w:t>
      </w:r>
      <w:proofErr w:type="gramStart"/>
      <w:r w:rsidR="00CE7CE5" w:rsidRPr="00D833AB">
        <w:rPr>
          <w:color w:val="002060"/>
          <w:highlight w:val="lightGray"/>
        </w:rPr>
        <w:t>, …</w:t>
      </w:r>
      <w:r w:rsidR="004B5BEC" w:rsidRPr="00D833AB">
        <w:rPr>
          <w:color w:val="002060"/>
          <w:highlight w:val="lightGray"/>
        </w:rPr>
        <w:t xml:space="preserve"> </w:t>
      </w:r>
      <w:r w:rsidR="00E93254" w:rsidRPr="00D833AB">
        <w:rPr>
          <w:color w:val="002060"/>
          <w:highlight w:val="lightGray"/>
        </w:rPr>
        <w:t>.</w:t>
      </w:r>
      <w:proofErr w:type="gramEnd"/>
      <w:r w:rsidR="00E93254" w:rsidRPr="00D833AB">
        <w:rPr>
          <w:color w:val="002060"/>
          <w:highlight w:val="lightGray"/>
        </w:rPr>
        <w:t xml:space="preserve"> Each </w:t>
      </w:r>
      <w:r w:rsidR="000B6605" w:rsidRPr="00D833AB">
        <w:rPr>
          <w:color w:val="002060"/>
          <w:highlight w:val="lightGray"/>
        </w:rPr>
        <w:t>feature</w:t>
      </w:r>
      <w:r w:rsidR="00E93254" w:rsidRPr="00D833AB">
        <w:rPr>
          <w:color w:val="002060"/>
          <w:highlight w:val="lightGray"/>
        </w:rPr>
        <w:t xml:space="preserve"> </w:t>
      </w:r>
      <w:r w:rsidR="00CE7CE5" w:rsidRPr="00D833AB">
        <w:rPr>
          <w:color w:val="002060"/>
          <w:highlight w:val="lightGray"/>
        </w:rPr>
        <w:t>must accompanied by output</w:t>
      </w:r>
      <w:r w:rsidR="00241C4B">
        <w:rPr>
          <w:color w:val="002060"/>
          <w:highlight w:val="lightGray"/>
        </w:rPr>
        <w:t xml:space="preserve"> or</w:t>
      </w:r>
      <w:r w:rsidR="00CE7CE5" w:rsidRPr="00D833AB">
        <w:rPr>
          <w:color w:val="002060"/>
          <w:highlight w:val="lightGray"/>
        </w:rPr>
        <w:t xml:space="preserve"> screen shot that show you accomplished it.</w:t>
      </w:r>
    </w:p>
    <w:p w14:paraId="4993FE8D" w14:textId="77777777" w:rsidR="00DB3A4B" w:rsidRDefault="00DB3A4B" w:rsidP="004B5BEC">
      <w:pPr>
        <w:rPr>
          <w:u w:val="single"/>
        </w:rPr>
      </w:pPr>
    </w:p>
    <w:p w14:paraId="4D9948DB" w14:textId="77777777" w:rsidR="00DB3A4B" w:rsidRDefault="00DB3A4B" w:rsidP="004B5BEC">
      <w:r>
        <w:rPr>
          <w:u w:val="single"/>
        </w:rPr>
        <w:lastRenderedPageBreak/>
        <w:t xml:space="preserve">Application </w:t>
      </w:r>
      <w:r w:rsidR="0001419F" w:rsidRPr="004B5BEC">
        <w:rPr>
          <w:u w:val="single"/>
        </w:rPr>
        <w:t>Feature</w:t>
      </w:r>
      <w:r w:rsidR="00610AA8" w:rsidRPr="004B5BEC">
        <w:rPr>
          <w:u w:val="single"/>
        </w:rPr>
        <w:t xml:space="preserve"> 1</w:t>
      </w:r>
      <w:r>
        <w:t>:</w:t>
      </w:r>
      <w:r w:rsidR="009B2E79">
        <w:t xml:space="preserve"> E-mail Login Screen </w:t>
      </w:r>
    </w:p>
    <w:p w14:paraId="0C8CC70A" w14:textId="0A71A0A6" w:rsidR="005D2959" w:rsidRPr="00354DAE" w:rsidRDefault="00354DAE" w:rsidP="005D2959">
      <w:r>
        <w:t xml:space="preserve">The </w:t>
      </w:r>
      <w:r w:rsidR="00586951">
        <w:t>“Sign In / Register” button at the Launcher screen has now been linked to a fully functional form, prompting users to enter their e-mail address and password</w:t>
      </w:r>
      <w:r w:rsidR="0040638E">
        <w:t xml:space="preserve"> to sign in or register for full usage of the application.</w:t>
      </w:r>
    </w:p>
    <w:p w14:paraId="4C309600" w14:textId="11C9F504" w:rsidR="004B5BEC" w:rsidRDefault="003060D9" w:rsidP="004B5BEC">
      <w:r>
        <w:rPr>
          <w:noProof/>
          <w:color w:val="BFBFBF" w:themeColor="background1" w:themeShade="BF"/>
        </w:rPr>
        <w:lastRenderedPageBreak/>
        <w:drawing>
          <wp:inline distT="0" distB="0" distL="0" distR="0" wp14:anchorId="7D946409" wp14:editId="58B384F1">
            <wp:extent cx="4785995" cy="8220075"/>
            <wp:effectExtent l="0" t="0" r="0" b="9525"/>
            <wp:docPr id="9" name="Picture 9" descr="obese speedster x:Users:Rob:Documents:BU MSCIS:2015-16:Spring Semester, 2015-16:Spring 2 (CS 683 - Mobile Application Development:Week 2:3.29.16 assignment 2:app fea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ese speedster x:Users:Rob:Documents:BU MSCIS:2015-16:Spring Semester, 2015-16:Spring 2 (CS 683 - Mobile Application Development:Week 2:3.29.16 assignment 2:app featur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995" cy="8220075"/>
                    </a:xfrm>
                    <a:prstGeom prst="rect">
                      <a:avLst/>
                    </a:prstGeom>
                    <a:noFill/>
                    <a:ln>
                      <a:noFill/>
                    </a:ln>
                  </pic:spPr>
                </pic:pic>
              </a:graphicData>
            </a:graphic>
          </wp:inline>
        </w:drawing>
      </w:r>
    </w:p>
    <w:p w14:paraId="7EF75B22" w14:textId="77777777" w:rsidR="005D2959" w:rsidRDefault="005D2959" w:rsidP="005D2959">
      <w:r>
        <w:rPr>
          <w:u w:val="single"/>
        </w:rPr>
        <w:lastRenderedPageBreak/>
        <w:t xml:space="preserve">Application </w:t>
      </w:r>
      <w:r w:rsidR="0001419F" w:rsidRPr="004B5BEC">
        <w:rPr>
          <w:u w:val="single"/>
        </w:rPr>
        <w:t xml:space="preserve">Feature </w:t>
      </w:r>
      <w:r w:rsidR="00610AA8" w:rsidRPr="004B5BEC">
        <w:rPr>
          <w:u w:val="single"/>
        </w:rPr>
        <w:t>2</w:t>
      </w:r>
      <w:r w:rsidR="00DB3A4B">
        <w:t xml:space="preserve">: </w:t>
      </w:r>
      <w:r w:rsidR="009B2E79">
        <w:t>Toast notifications</w:t>
      </w:r>
    </w:p>
    <w:p w14:paraId="18FA738A" w14:textId="47986DE0" w:rsidR="009B2E79" w:rsidRDefault="0040638E">
      <w:pPr>
        <w:rPr>
          <w:color w:val="BFBFBF" w:themeColor="background1" w:themeShade="BF"/>
        </w:rPr>
      </w:pPr>
      <w:r>
        <w:t>When on the “Supported Games” screen, clicking on all items but “(Select)” i</w:t>
      </w:r>
      <w:r w:rsidR="008E5942">
        <w:t>n the drop down menu will trigger a Toast notification, specifying which console has been selected.</w:t>
      </w:r>
      <w:r w:rsidR="00AC54E4">
        <w:rPr>
          <w:noProof/>
          <w:color w:val="BFBFBF" w:themeColor="background1" w:themeShade="BF"/>
        </w:rPr>
        <w:lastRenderedPageBreak/>
        <w:drawing>
          <wp:inline distT="0" distB="0" distL="0" distR="0" wp14:anchorId="6091EB0C" wp14:editId="2159A737">
            <wp:extent cx="4630420" cy="8229600"/>
            <wp:effectExtent l="0" t="0" r="0" b="0"/>
            <wp:docPr id="10" name="Picture 10" descr="obese speedster x:Users:Rob:Documents:BU MSCIS:2015-16:Spring Semester, 2015-16:Spring 2 (CS 683 - Mobile Application Development:Week 2:3.29.16 assignment 2:app featu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ese speedster x:Users:Rob:Documents:BU MSCIS:2015-16:Spring Semester, 2015-16:Spring 2 (CS 683 - Mobile Application Development:Week 2:3.29.16 assignment 2:app feature #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AC54E4">
        <w:rPr>
          <w:noProof/>
          <w:color w:val="BFBFBF" w:themeColor="background1" w:themeShade="BF"/>
        </w:rPr>
        <w:lastRenderedPageBreak/>
        <w:drawing>
          <wp:inline distT="0" distB="0" distL="0" distR="0" wp14:anchorId="0F52A2BA" wp14:editId="1EE32F47">
            <wp:extent cx="4630420" cy="8229600"/>
            <wp:effectExtent l="0" t="0" r="0" b="0"/>
            <wp:docPr id="11" name="Picture 11" descr="obese speedster x:Users:Rob:Documents:BU MSCIS:2015-16:Spring Semester, 2015-16:Spring 2 (CS 683 - Mobile Application Development:Week 2:3.29.16 assignment 2:app featur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ese speedster x:Users:Rob:Documents:BU MSCIS:2015-16:Spring Semester, 2015-16:Spring 2 (CS 683 - Mobile Application Development:Week 2:3.29.16 assignment 2:app feature #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AC54E4">
        <w:rPr>
          <w:noProof/>
          <w:color w:val="BFBFBF" w:themeColor="background1" w:themeShade="BF"/>
        </w:rPr>
        <w:lastRenderedPageBreak/>
        <w:drawing>
          <wp:inline distT="0" distB="0" distL="0" distR="0" wp14:anchorId="432FA5D7" wp14:editId="6F33AC90">
            <wp:extent cx="4630420" cy="8229600"/>
            <wp:effectExtent l="0" t="0" r="0" b="0"/>
            <wp:docPr id="12" name="Picture 12" descr="obese speedster x:Users:Rob:Documents:BU MSCIS:2015-16:Spring Semester, 2015-16:Spring 2 (CS 683 - Mobile Application Development:Week 2:3.29.16 assignment 2:app fea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ese speedster x:Users:Rob:Documents:BU MSCIS:2015-16:Spring Semester, 2015-16:Spring 2 (CS 683 - Mobile Application Development:Week 2:3.29.16 assignment 2:app feature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AC54E4">
        <w:rPr>
          <w:noProof/>
          <w:color w:val="BFBFBF" w:themeColor="background1" w:themeShade="BF"/>
        </w:rPr>
        <w:lastRenderedPageBreak/>
        <w:drawing>
          <wp:inline distT="0" distB="0" distL="0" distR="0" wp14:anchorId="2F8C37D9" wp14:editId="02D06C5B">
            <wp:extent cx="4630420" cy="8229600"/>
            <wp:effectExtent l="0" t="0" r="0" b="0"/>
            <wp:docPr id="13" name="Picture 13" descr="obese speedster x:Users:Rob:Documents:BU MSCIS:2015-16:Spring Semester, 2015-16:Spring 2 (CS 683 - Mobile Application Development:Week 2:3.29.16 assignment 2:app fea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ese speedster x:Users:Rob:Documents:BU MSCIS:2015-16:Spring Semester, 2015-16:Spring 2 (CS 683 - Mobile Application Development:Week 2:3.29.16 assignment 2:app feature #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AC54E4">
        <w:rPr>
          <w:noProof/>
          <w:color w:val="BFBFBF" w:themeColor="background1" w:themeShade="BF"/>
        </w:rPr>
        <w:lastRenderedPageBreak/>
        <w:drawing>
          <wp:inline distT="0" distB="0" distL="0" distR="0" wp14:anchorId="64CB27F6" wp14:editId="7DEEDCDE">
            <wp:extent cx="4630420" cy="8229600"/>
            <wp:effectExtent l="0" t="0" r="0" b="0"/>
            <wp:docPr id="14" name="Picture 14" descr="obese speedster x:Users:Rob:Documents:BU MSCIS:2015-16:Spring Semester, 2015-16:Spring 2 (CS 683 - Mobile Application Development:Week 2:3.29.16 assignment 2:app fea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bese speedster x:Users:Rob:Documents:BU MSCIS:2015-16:Spring Semester, 2015-16:Spring 2 (CS 683 - Mobile Application Development:Week 2:3.29.16 assignment 2:app feature #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AC54E4">
        <w:rPr>
          <w:noProof/>
          <w:color w:val="BFBFBF" w:themeColor="background1" w:themeShade="BF"/>
        </w:rPr>
        <w:lastRenderedPageBreak/>
        <w:drawing>
          <wp:inline distT="0" distB="0" distL="0" distR="0" wp14:anchorId="079FAD94" wp14:editId="352B3417">
            <wp:extent cx="4630420" cy="8229600"/>
            <wp:effectExtent l="0" t="0" r="0" b="0"/>
            <wp:docPr id="15" name="Picture 15" descr="obese speedster x:Users:Rob:Documents:BU MSCIS:2015-16:Spring Semester, 2015-16:Spring 2 (CS 683 - Mobile Application Development:Week 2:3.29.16 assignment 2:app featur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ese speedster x:Users:Rob:Documents:BU MSCIS:2015-16:Spring Semester, 2015-16:Spring 2 (CS 683 - Mobile Application Development:Week 2:3.29.16 assignment 2:app feature #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p>
    <w:p w14:paraId="44FC5096" w14:textId="77777777" w:rsidR="003060D9" w:rsidRDefault="003060D9"/>
    <w:p w14:paraId="5B2F3E1D" w14:textId="77777777" w:rsidR="009B2E79" w:rsidRDefault="009B2E79" w:rsidP="009B2E79">
      <w:r>
        <w:rPr>
          <w:u w:val="single"/>
        </w:rPr>
        <w:t xml:space="preserve">Application </w:t>
      </w:r>
      <w:r w:rsidRPr="004B5BEC">
        <w:rPr>
          <w:u w:val="single"/>
        </w:rPr>
        <w:t xml:space="preserve">Feature </w:t>
      </w:r>
      <w:r>
        <w:rPr>
          <w:u w:val="single"/>
        </w:rPr>
        <w:t>3</w:t>
      </w:r>
      <w:r>
        <w:t xml:space="preserve">: </w:t>
      </w:r>
      <w:r>
        <w:t>Child pages for gaming platforms</w:t>
      </w:r>
    </w:p>
    <w:p w14:paraId="0CF838FC" w14:textId="00A640AE" w:rsidR="008E5942" w:rsidRDefault="008E5942" w:rsidP="009B2E79">
      <w:r>
        <w:t xml:space="preserve">Child pages for </w:t>
      </w:r>
      <w:r w:rsidR="00BB724C">
        <w:t>all drop-</w:t>
      </w:r>
      <w:r w:rsidR="0012117E">
        <w:t>down menu items except “(Select)”</w:t>
      </w:r>
      <w:r w:rsidR="00921B88">
        <w:t xml:space="preserve"> were created and populated with a game that aligns with the specifications</w:t>
      </w:r>
      <w:r w:rsidR="00C6103A">
        <w:t xml:space="preserve"> determined by the menu category.</w:t>
      </w:r>
    </w:p>
    <w:p w14:paraId="5A6D4B5A" w14:textId="3CA42556" w:rsidR="00C6103A" w:rsidRDefault="008302F2" w:rsidP="009B2E79">
      <w:r>
        <w:rPr>
          <w:noProof/>
        </w:rPr>
        <w:lastRenderedPageBreak/>
        <w:drawing>
          <wp:inline distT="0" distB="0" distL="0" distR="0" wp14:anchorId="654CF2CC" wp14:editId="0049FABE">
            <wp:extent cx="4785995" cy="8220075"/>
            <wp:effectExtent l="0" t="0" r="0" b="9525"/>
            <wp:docPr id="16" name="Picture 16" descr="obese speedster x:Users:Rob:Documents:BU MSCIS:2015-16:Spring Semester, 2015-16:Spring 2 (CS 683 - Mobile Application Development:Week 2:3.29.16 assignment 2:app featur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bese speedster x:Users:Rob:Documents:BU MSCIS:2015-16:Spring Semester, 2015-16:Spring 2 (CS 683 - Mobile Application Development:Week 2:3.29.16 assignment 2:app feature #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995" cy="8220075"/>
                    </a:xfrm>
                    <a:prstGeom prst="rect">
                      <a:avLst/>
                    </a:prstGeom>
                    <a:noFill/>
                    <a:ln>
                      <a:noFill/>
                    </a:ln>
                  </pic:spPr>
                </pic:pic>
              </a:graphicData>
            </a:graphic>
          </wp:inline>
        </w:drawing>
      </w:r>
      <w:r>
        <w:rPr>
          <w:noProof/>
        </w:rPr>
        <w:lastRenderedPageBreak/>
        <w:drawing>
          <wp:inline distT="0" distB="0" distL="0" distR="0" wp14:anchorId="081AE6D9" wp14:editId="4EFA6D43">
            <wp:extent cx="4756785" cy="8229600"/>
            <wp:effectExtent l="0" t="0" r="0" b="0"/>
            <wp:docPr id="17" name="Picture 17" descr="obese speedster x:Users:Rob:Documents:BU MSCIS:2015-16:Spring Semester, 2015-16:Spring 2 (CS 683 - Mobile Application Development:Week 2:3.29.16 assignment 2:app featur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ese speedster x:Users:Rob:Documents:BU MSCIS:2015-16:Spring Semester, 2015-16:Spring 2 (CS 683 - Mobile Application Development:Week 2:3.29.16 assignment 2:app feature #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8229600"/>
                    </a:xfrm>
                    <a:prstGeom prst="rect">
                      <a:avLst/>
                    </a:prstGeom>
                    <a:noFill/>
                    <a:ln>
                      <a:noFill/>
                    </a:ln>
                  </pic:spPr>
                </pic:pic>
              </a:graphicData>
            </a:graphic>
          </wp:inline>
        </w:drawing>
      </w:r>
      <w:r>
        <w:rPr>
          <w:noProof/>
        </w:rPr>
        <w:lastRenderedPageBreak/>
        <w:drawing>
          <wp:inline distT="0" distB="0" distL="0" distR="0" wp14:anchorId="7CCC5E88" wp14:editId="0A40AB3B">
            <wp:extent cx="4727575" cy="8220075"/>
            <wp:effectExtent l="0" t="0" r="0" b="9525"/>
            <wp:docPr id="18" name="Picture 18" descr="obese speedster x:Users:Rob:Documents:BU MSCIS:2015-16:Spring Semester, 2015-16:Spring 2 (CS 683 - Mobile Application Development:Week 2:3.29.16 assignment 2:app featur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ese speedster x:Users:Rob:Documents:BU MSCIS:2015-16:Spring Semester, 2015-16:Spring 2 (CS 683 - Mobile Application Development:Week 2:3.29.16 assignment 2:app feature #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7575" cy="8220075"/>
                    </a:xfrm>
                    <a:prstGeom prst="rect">
                      <a:avLst/>
                    </a:prstGeom>
                    <a:noFill/>
                    <a:ln>
                      <a:noFill/>
                    </a:ln>
                  </pic:spPr>
                </pic:pic>
              </a:graphicData>
            </a:graphic>
          </wp:inline>
        </w:drawing>
      </w:r>
      <w:r>
        <w:rPr>
          <w:noProof/>
        </w:rPr>
        <w:lastRenderedPageBreak/>
        <w:drawing>
          <wp:inline distT="0" distB="0" distL="0" distR="0" wp14:anchorId="10ED8202" wp14:editId="63CA5EC3">
            <wp:extent cx="4766310" cy="8229600"/>
            <wp:effectExtent l="0" t="0" r="8890" b="0"/>
            <wp:docPr id="19" name="Picture 19" descr="obese speedster x:Users:Rob:Documents:BU MSCIS:2015-16:Spring Semester, 2015-16:Spring 2 (CS 683 - Mobile Application Development:Week 2:3.29.16 assignment 2:app feature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ese speedster x:Users:Rob:Documents:BU MSCIS:2015-16:Spring Semester, 2015-16:Spring 2 (CS 683 - Mobile Application Development:Week 2:3.29.16 assignment 2:app feature #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310" cy="8229600"/>
                    </a:xfrm>
                    <a:prstGeom prst="rect">
                      <a:avLst/>
                    </a:prstGeom>
                    <a:noFill/>
                    <a:ln>
                      <a:noFill/>
                    </a:ln>
                  </pic:spPr>
                </pic:pic>
              </a:graphicData>
            </a:graphic>
          </wp:inline>
        </w:drawing>
      </w:r>
      <w:r>
        <w:rPr>
          <w:noProof/>
        </w:rPr>
        <w:lastRenderedPageBreak/>
        <w:drawing>
          <wp:inline distT="0" distB="0" distL="0" distR="0" wp14:anchorId="7E11E9DE" wp14:editId="5F503810">
            <wp:extent cx="4766310" cy="8220075"/>
            <wp:effectExtent l="0" t="0" r="8890" b="9525"/>
            <wp:docPr id="20" name="Picture 20" descr="obese speedster x:Users:Rob:Documents:BU MSCIS:2015-16:Spring Semester, 2015-16:Spring 2 (CS 683 - Mobile Application Development:Week 2:3.29.16 assignment 2:app feature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bese speedster x:Users:Rob:Documents:BU MSCIS:2015-16:Spring Semester, 2015-16:Spring 2 (CS 683 - Mobile Application Development:Week 2:3.29.16 assignment 2:app feature #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310" cy="8220075"/>
                    </a:xfrm>
                    <a:prstGeom prst="rect">
                      <a:avLst/>
                    </a:prstGeom>
                    <a:noFill/>
                    <a:ln>
                      <a:noFill/>
                    </a:ln>
                  </pic:spPr>
                </pic:pic>
              </a:graphicData>
            </a:graphic>
          </wp:inline>
        </w:drawing>
      </w:r>
      <w:r>
        <w:rPr>
          <w:noProof/>
        </w:rPr>
        <w:lastRenderedPageBreak/>
        <w:drawing>
          <wp:inline distT="0" distB="0" distL="0" distR="0" wp14:anchorId="3FBD026B" wp14:editId="1852D438">
            <wp:extent cx="4795520" cy="8229600"/>
            <wp:effectExtent l="0" t="0" r="5080" b="0"/>
            <wp:docPr id="21" name="Picture 21" descr="obese speedster x:Users:Rob:Documents:BU MSCIS:2015-16:Spring Semester, 2015-16:Spring 2 (CS 683 - Mobile Application Development:Week 2:3.29.16 assignment 2:app feature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bese speedster x:Users:Rob:Documents:BU MSCIS:2015-16:Spring Semester, 2015-16:Spring 2 (CS 683 - Mobile Application Development:Week 2:3.29.16 assignment 2:app feature #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5520" cy="8229600"/>
                    </a:xfrm>
                    <a:prstGeom prst="rect">
                      <a:avLst/>
                    </a:prstGeom>
                    <a:noFill/>
                    <a:ln>
                      <a:noFill/>
                    </a:ln>
                  </pic:spPr>
                </pic:pic>
              </a:graphicData>
            </a:graphic>
          </wp:inline>
        </w:drawing>
      </w:r>
    </w:p>
    <w:p w14:paraId="3E6EB53A" w14:textId="77777777" w:rsidR="009B2E79" w:rsidRDefault="009B2E79"/>
    <w:p w14:paraId="382B51FB" w14:textId="77777777" w:rsidR="00137632" w:rsidRPr="00D833AB" w:rsidRDefault="00137632" w:rsidP="00137632">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4</w:t>
      </w:r>
      <w:r w:rsidRPr="00D833AB">
        <w:rPr>
          <w:color w:val="002060"/>
          <w:highlight w:val="lightGray"/>
        </w:rPr>
        <w:t xml:space="preserve">—List of </w:t>
      </w:r>
      <w:r w:rsidR="00241C4B">
        <w:rPr>
          <w:color w:val="002060"/>
          <w:highlight w:val="lightGray"/>
        </w:rPr>
        <w:t>Android</w:t>
      </w:r>
      <w:r w:rsidRPr="00D833AB">
        <w:rPr>
          <w:color w:val="002060"/>
          <w:highlight w:val="lightGray"/>
        </w:rPr>
        <w:t xml:space="preserve"> </w:t>
      </w:r>
      <w:r w:rsidR="006969DA" w:rsidRPr="00D833AB">
        <w:rPr>
          <w:color w:val="002060"/>
          <w:highlight w:val="lightGray"/>
        </w:rPr>
        <w:t>Elements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1 page of 12-point text)</w:t>
      </w:r>
    </w:p>
    <w:p w14:paraId="70F4D0D7" w14:textId="77777777" w:rsidR="0001419F" w:rsidRDefault="00E93254" w:rsidP="00D833AB">
      <w:r w:rsidRPr="00D833AB">
        <w:rPr>
          <w:color w:val="002060"/>
          <w:highlight w:val="lightGray"/>
        </w:rPr>
        <w:t>Use</w:t>
      </w:r>
      <w:r w:rsidR="007A7656" w:rsidRPr="00D833AB">
        <w:rPr>
          <w:color w:val="002060"/>
          <w:highlight w:val="lightGray"/>
        </w:rPr>
        <w:t xml:space="preserve"> as many of the </w:t>
      </w:r>
      <w:r w:rsidR="00241C4B">
        <w:rPr>
          <w:color w:val="002060"/>
          <w:highlight w:val="lightGray"/>
        </w:rPr>
        <w:t>Android</w:t>
      </w:r>
      <w:r w:rsidR="007A7656" w:rsidRPr="00D833AB">
        <w:rPr>
          <w:color w:val="002060"/>
          <w:highlight w:val="lightGray"/>
        </w:rPr>
        <w:t xml:space="preserve"> </w:t>
      </w:r>
      <w:r w:rsidR="00B61789" w:rsidRPr="00D833AB">
        <w:rPr>
          <w:color w:val="002060"/>
          <w:highlight w:val="lightGray"/>
        </w:rPr>
        <w:t>elements</w:t>
      </w:r>
      <w:r w:rsidR="007A7656" w:rsidRPr="00D833AB">
        <w:rPr>
          <w:color w:val="002060"/>
          <w:highlight w:val="lightGray"/>
        </w:rPr>
        <w:t xml:space="preserve"> </w:t>
      </w:r>
      <w:r w:rsidR="00B1277D">
        <w:rPr>
          <w:color w:val="002060"/>
          <w:highlight w:val="lightGray"/>
        </w:rPr>
        <w:t xml:space="preserve">(e.g., built-in keywords, data types or functions) </w:t>
      </w:r>
      <w:r w:rsidR="007A7656" w:rsidRPr="00D833AB">
        <w:rPr>
          <w:color w:val="002060"/>
          <w:highlight w:val="lightGray"/>
        </w:rPr>
        <w:t xml:space="preserve">as possible </w:t>
      </w:r>
      <w:r w:rsidR="00B61789" w:rsidRPr="00D833AB">
        <w:rPr>
          <w:color w:val="002060"/>
          <w:highlight w:val="lightGray"/>
        </w:rPr>
        <w:t>covered</w:t>
      </w:r>
      <w:r w:rsidR="007A7656" w:rsidRPr="00D833AB">
        <w:rPr>
          <w:color w:val="002060"/>
          <w:highlight w:val="lightGray"/>
        </w:rPr>
        <w:t xml:space="preserve"> in </w:t>
      </w:r>
      <w:r w:rsidR="00716D70" w:rsidRPr="00D833AB">
        <w:rPr>
          <w:color w:val="002060"/>
          <w:highlight w:val="lightGray"/>
        </w:rPr>
        <w:t>module</w:t>
      </w:r>
      <w:r w:rsidR="004B5BEC" w:rsidRPr="00D833AB">
        <w:rPr>
          <w:color w:val="002060"/>
          <w:highlight w:val="lightGray"/>
        </w:rPr>
        <w:t xml:space="preserve"> </w:t>
      </w:r>
      <w:r w:rsidR="00CD3C9D">
        <w:rPr>
          <w:color w:val="002060"/>
          <w:highlight w:val="lightGray"/>
        </w:rPr>
        <w:t>2</w:t>
      </w:r>
      <w:r w:rsidRPr="00D833AB">
        <w:rPr>
          <w:color w:val="002060"/>
          <w:highlight w:val="lightGray"/>
        </w:rPr>
        <w:t xml:space="preserve">. </w:t>
      </w:r>
      <w:r w:rsidR="007A7656" w:rsidRPr="00D833AB">
        <w:rPr>
          <w:color w:val="002060"/>
          <w:highlight w:val="lightGray"/>
        </w:rPr>
        <w:t xml:space="preserve"> </w:t>
      </w:r>
      <w:r w:rsidR="00B61789" w:rsidRPr="00D833AB">
        <w:rPr>
          <w:color w:val="002060"/>
          <w:highlight w:val="lightGray"/>
        </w:rPr>
        <w:t>Provide</w:t>
      </w:r>
      <w:r w:rsidRPr="00D833AB">
        <w:rPr>
          <w:color w:val="002060"/>
          <w:highlight w:val="lightGray"/>
        </w:rPr>
        <w:t xml:space="preserve"> </w:t>
      </w:r>
      <w:r w:rsidR="00B61789" w:rsidRPr="00D833AB">
        <w:rPr>
          <w:color w:val="002060"/>
          <w:highlight w:val="lightGray"/>
        </w:rPr>
        <w:t>lines</w:t>
      </w:r>
      <w:r w:rsidRPr="00D833AB">
        <w:rPr>
          <w:color w:val="002060"/>
          <w:highlight w:val="lightGray"/>
        </w:rPr>
        <w:t xml:space="preserve"> </w:t>
      </w:r>
      <w:r w:rsidR="00B61789" w:rsidRPr="00D833AB">
        <w:rPr>
          <w:color w:val="002060"/>
          <w:highlight w:val="lightGray"/>
        </w:rPr>
        <w:t>from your code and where they were used</w:t>
      </w:r>
      <w:r w:rsidR="006969DA" w:rsidRPr="00D833AB">
        <w:rPr>
          <w:color w:val="002060"/>
          <w:highlight w:val="lightGray"/>
        </w:rPr>
        <w:t xml:space="preserve"> once</w:t>
      </w:r>
      <w:r w:rsidR="00B61789" w:rsidRPr="00D833AB">
        <w:rPr>
          <w:color w:val="002060"/>
          <w:highlight w:val="lightGray"/>
        </w:rPr>
        <w:t>.</w:t>
      </w:r>
    </w:p>
    <w:p w14:paraId="7AFCACF5" w14:textId="77777777" w:rsidR="00DB3A4B" w:rsidRPr="00D833AB" w:rsidRDefault="00DB3A4B" w:rsidP="00DB3A4B">
      <w:pPr>
        <w:spacing w:after="0" w:line="240" w:lineRule="auto"/>
        <w:rPr>
          <w:color w:val="002060"/>
          <w:sz w:val="20"/>
        </w:rPr>
      </w:pPr>
    </w:p>
    <w:p w14:paraId="4A841FB9" w14:textId="0B6E5586" w:rsidR="005D2959" w:rsidRDefault="00DB3A4B" w:rsidP="005D2959">
      <w:r>
        <w:rPr>
          <w:u w:val="single"/>
        </w:rPr>
        <w:t xml:space="preserve">Android </w:t>
      </w:r>
      <w:r w:rsidRPr="004B5BEC">
        <w:rPr>
          <w:u w:val="single"/>
        </w:rPr>
        <w:t>Feature 1</w:t>
      </w:r>
      <w:r w:rsidR="00CD3C9D">
        <w:t>:</w:t>
      </w:r>
      <w:r w:rsidR="00134BC2">
        <w:t xml:space="preserve"> UI Development Process (Relative Layout + Corresponding Features)</w:t>
      </w:r>
    </w:p>
    <w:p w14:paraId="414779D9" w14:textId="6E1A3EC3" w:rsidR="00B97EAC" w:rsidRPr="00B97EAC" w:rsidRDefault="00B97EAC" w:rsidP="005D2959">
      <w:pPr>
        <w:rPr>
          <w:color w:val="BFBFBF" w:themeColor="background1" w:themeShade="BF"/>
        </w:rPr>
      </w:pPr>
      <w:r>
        <w:rPr>
          <w:noProof/>
          <w:color w:val="BFBFBF" w:themeColor="background1" w:themeShade="BF"/>
        </w:rPr>
        <w:drawing>
          <wp:inline distT="0" distB="0" distL="0" distR="0" wp14:anchorId="62443720" wp14:editId="13657176">
            <wp:extent cx="5389245" cy="6128385"/>
            <wp:effectExtent l="0" t="0" r="0" b="0"/>
            <wp:docPr id="2" name="Picture 2" descr="obese speedster x:Users:Rob:Documents:BU MSCIS:2015-16:Spring Semester, 2015-16:Spring 2 (CS 683 - Mobile Application Development:Week 2:android fea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ese speedster x:Users:Rob:Documents:BU MSCIS:2015-16:Spring Semester, 2015-16:Spring 2 (CS 683 - Mobile Application Development:Week 2:android featur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6128385"/>
                    </a:xfrm>
                    <a:prstGeom prst="rect">
                      <a:avLst/>
                    </a:prstGeom>
                    <a:noFill/>
                    <a:ln>
                      <a:noFill/>
                    </a:ln>
                  </pic:spPr>
                </pic:pic>
              </a:graphicData>
            </a:graphic>
          </wp:inline>
        </w:drawing>
      </w:r>
    </w:p>
    <w:p w14:paraId="2F7936C9" w14:textId="25C15C79" w:rsidR="00CD3C9D" w:rsidRDefault="00DB3A4B" w:rsidP="005D2959">
      <w:r>
        <w:rPr>
          <w:u w:val="single"/>
        </w:rPr>
        <w:t xml:space="preserve">Android </w:t>
      </w:r>
      <w:r w:rsidRPr="004B5BEC">
        <w:rPr>
          <w:u w:val="single"/>
        </w:rPr>
        <w:t>Feature 2</w:t>
      </w:r>
      <w:r w:rsidR="00CD3C9D">
        <w:t>:</w:t>
      </w:r>
      <w:r w:rsidR="005C6911">
        <w:t xml:space="preserve"> </w:t>
      </w:r>
      <w:r w:rsidR="00123BCF">
        <w:t>Event Handling (Buttons)</w:t>
      </w:r>
    </w:p>
    <w:p w14:paraId="409C2B52" w14:textId="3CFF7B7B" w:rsidR="003B7B6C" w:rsidRDefault="00E552DC" w:rsidP="005D2959">
      <w:pPr>
        <w:rPr>
          <w:color w:val="BFBFBF" w:themeColor="background1" w:themeShade="BF"/>
        </w:rPr>
      </w:pPr>
      <w:r>
        <w:rPr>
          <w:noProof/>
          <w:color w:val="BFBFBF" w:themeColor="background1" w:themeShade="BF"/>
        </w:rPr>
        <w:lastRenderedPageBreak/>
        <w:drawing>
          <wp:inline distT="0" distB="0" distL="0" distR="0" wp14:anchorId="3BFB63EF" wp14:editId="603EF834">
            <wp:extent cx="4785995" cy="8229600"/>
            <wp:effectExtent l="0" t="0" r="0" b="0"/>
            <wp:docPr id="3" name="Picture 3" descr="obese speedster x:Users:Rob:Documents:BU MSCIS:2015-16:Spring Semester, 2015-16:Spring 2 (CS 683 - Mobile Application Development:Week 1:3.20.16 assignment 1:application feature #1 (successfully initialized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ese speedster x:Users:Rob:Documents:BU MSCIS:2015-16:Spring Semester, 2015-16:Spring 2 (CS 683 - Mobile Application Development:Week 1:3.20.16 assignment 1:application feature #1 (successfully initialized ap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5995" cy="8229600"/>
                    </a:xfrm>
                    <a:prstGeom prst="rect">
                      <a:avLst/>
                    </a:prstGeom>
                    <a:noFill/>
                    <a:ln>
                      <a:noFill/>
                    </a:ln>
                  </pic:spPr>
                </pic:pic>
              </a:graphicData>
            </a:graphic>
          </wp:inline>
        </w:drawing>
      </w:r>
      <w:r w:rsidR="00631D0F">
        <w:rPr>
          <w:noProof/>
          <w:color w:val="BFBFBF" w:themeColor="background1" w:themeShade="BF"/>
        </w:rPr>
        <w:lastRenderedPageBreak/>
        <w:drawing>
          <wp:inline distT="0" distB="0" distL="0" distR="0" wp14:anchorId="67819068" wp14:editId="14BF8451">
            <wp:extent cx="4727575" cy="8229600"/>
            <wp:effectExtent l="0" t="0" r="0" b="0"/>
            <wp:docPr id="4" name="Picture 4" descr="obese speedster x:Users:Rob:Documents:BU MSCIS:2015-16:Spring Semester, 2015-16:Spring 2 (CS 683 - Mobile Application Development:Week 1:3.20.16 assignment 1:application feature #2 (supported games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ese speedster x:Users:Rob:Documents:BU MSCIS:2015-16:Spring Semester, 2015-16:Spring 2 (CS 683 - Mobile Application Development:Week 1:3.20.16 assignment 1:application feature #2 (supported games 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575" cy="8229600"/>
                    </a:xfrm>
                    <a:prstGeom prst="rect">
                      <a:avLst/>
                    </a:prstGeom>
                    <a:noFill/>
                    <a:ln>
                      <a:noFill/>
                    </a:ln>
                  </pic:spPr>
                </pic:pic>
              </a:graphicData>
            </a:graphic>
          </wp:inline>
        </w:drawing>
      </w:r>
      <w:r w:rsidR="003B7B6C">
        <w:rPr>
          <w:noProof/>
          <w:color w:val="BFBFBF" w:themeColor="background1" w:themeShade="BF"/>
        </w:rPr>
        <w:lastRenderedPageBreak/>
        <w:drawing>
          <wp:inline distT="0" distB="0" distL="0" distR="0" wp14:anchorId="336B3D0D" wp14:editId="3B620E2A">
            <wp:extent cx="4630420" cy="8229600"/>
            <wp:effectExtent l="0" t="0" r="0" b="0"/>
            <wp:docPr id="6" name="Picture 6" descr="obese speedster x:Users:Rob:Documents:BU MSCIS:2015-16:Spring Semester, 2015-16:Spring 2 (CS 683 - Mobile Application Development:Week 2:3.29.16 assignment 2:app featur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ese speedster x:Users:Rob:Documents:BU MSCIS:2015-16:Spring Semester, 2015-16:Spring 2 (CS 683 - Mobile Application Development:Week 2:3.29.16 assignment 2:app feature #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420" cy="8229600"/>
                    </a:xfrm>
                    <a:prstGeom prst="rect">
                      <a:avLst/>
                    </a:prstGeom>
                    <a:noFill/>
                    <a:ln>
                      <a:noFill/>
                    </a:ln>
                  </pic:spPr>
                </pic:pic>
              </a:graphicData>
            </a:graphic>
          </wp:inline>
        </w:drawing>
      </w:r>
      <w:r w:rsidR="003B7B6C">
        <w:rPr>
          <w:noProof/>
          <w:color w:val="BFBFBF" w:themeColor="background1" w:themeShade="BF"/>
        </w:rPr>
        <w:lastRenderedPageBreak/>
        <w:drawing>
          <wp:inline distT="0" distB="0" distL="0" distR="0" wp14:anchorId="11A02251" wp14:editId="7FD575E4">
            <wp:extent cx="4756785" cy="8229600"/>
            <wp:effectExtent l="0" t="0" r="0" b="0"/>
            <wp:docPr id="8" name="Picture 8" descr="obese speedster x:Users:Rob:Documents:BU MSCIS:2015-16:Spring Semester, 2015-16:Spring 2 (CS 683 - Mobile Application Development:Week 2:3.29.16 assignment 2:app featur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ese speedster x:Users:Rob:Documents:BU MSCIS:2015-16:Spring Semester, 2015-16:Spring 2 (CS 683 - Mobile Application Development:Week 2:3.29.16 assignment 2:app feature #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8229600"/>
                    </a:xfrm>
                    <a:prstGeom prst="rect">
                      <a:avLst/>
                    </a:prstGeom>
                    <a:noFill/>
                    <a:ln>
                      <a:noFill/>
                    </a:ln>
                  </pic:spPr>
                </pic:pic>
              </a:graphicData>
            </a:graphic>
          </wp:inline>
        </w:drawing>
      </w:r>
    </w:p>
    <w:p w14:paraId="4C93DC1E" w14:textId="77777777" w:rsidR="00875F87" w:rsidRDefault="00875F87" w:rsidP="005D2959">
      <w:pPr>
        <w:rPr>
          <w:color w:val="BFBFBF" w:themeColor="background1" w:themeShade="BF"/>
        </w:rPr>
      </w:pPr>
    </w:p>
    <w:p w14:paraId="583798CE" w14:textId="1E5C0E0D" w:rsidR="005D2959" w:rsidRDefault="005D2959" w:rsidP="005D2959">
      <w:r>
        <w:rPr>
          <w:color w:val="BFBFBF" w:themeColor="background1" w:themeShade="BF"/>
        </w:rPr>
        <w:t>&lt;----------- Replace this with UI or test showing this Android feature implemented -----------&gt;</w:t>
      </w:r>
    </w:p>
    <w:p w14:paraId="67EE043B" w14:textId="5303AE59" w:rsidR="005D2959" w:rsidRDefault="00DB3A4B" w:rsidP="005D2959">
      <w:r>
        <w:rPr>
          <w:u w:val="single"/>
        </w:rPr>
        <w:t xml:space="preserve">Android </w:t>
      </w:r>
      <w:r w:rsidRPr="004B5BEC">
        <w:rPr>
          <w:u w:val="single"/>
        </w:rPr>
        <w:t xml:space="preserve">Feature </w:t>
      </w:r>
      <w:r>
        <w:rPr>
          <w:u w:val="single"/>
        </w:rPr>
        <w:t>3</w:t>
      </w:r>
      <w:r>
        <w:t xml:space="preserve">: </w:t>
      </w:r>
      <w:r w:rsidR="00A57204">
        <w:t>Creating Instances on the Fly</w:t>
      </w:r>
    </w:p>
    <w:p w14:paraId="31252CC4" w14:textId="6E55DD4C" w:rsidR="005D2959" w:rsidRDefault="00E62531" w:rsidP="005D2959">
      <w:r>
        <w:rPr>
          <w:noProof/>
          <w:color w:val="BFBFBF" w:themeColor="background1" w:themeShade="BF"/>
        </w:rPr>
        <w:drawing>
          <wp:inline distT="0" distB="0" distL="0" distR="0" wp14:anchorId="0BCAC429" wp14:editId="14C89702">
            <wp:extent cx="5943600" cy="1614805"/>
            <wp:effectExtent l="0" t="0" r="0" b="10795"/>
            <wp:docPr id="5" name="Picture 5" descr="obese speedster x:Users:Rob:Documents:BU MSCIS:2015-16:Spring Semester, 2015-16:Spring 2 (CS 683 - Mobile Application Development:Week 2:3.29.16 assignment 2:android fea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ese speedster x:Users:Rob:Documents:BU MSCIS:2015-16:Spring Semester, 2015-16:Spring 2 (CS 683 - Mobile Application Development:Week 2:3.29.16 assignment 2:android featur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r w:rsidR="005D2959">
        <w:rPr>
          <w:color w:val="BFBFBF" w:themeColor="background1" w:themeShade="BF"/>
        </w:rPr>
        <w:t>&lt;----------- Replace this with UI or test showing this Android feature implemented -----------&gt;</w:t>
      </w:r>
    </w:p>
    <w:p w14:paraId="1B86FA52" w14:textId="77777777" w:rsidR="00137632" w:rsidRPr="006969DA" w:rsidRDefault="00137632" w:rsidP="00137632">
      <w:pPr>
        <w:pStyle w:val="Heading1"/>
        <w:rPr>
          <w:color w:val="1F4E79" w:themeColor="accent1" w:themeShade="80"/>
          <w:highlight w:val="lightGray"/>
        </w:rPr>
      </w:pPr>
      <w:r w:rsidRPr="006969DA">
        <w:rPr>
          <w:color w:val="1F4E79" w:themeColor="accent1" w:themeShade="80"/>
          <w:highlight w:val="lightGray"/>
          <w:u w:val="single"/>
        </w:rPr>
        <w:t xml:space="preserve">Part </w:t>
      </w:r>
      <w:r w:rsidR="00D833AB">
        <w:rPr>
          <w:color w:val="1F4E79" w:themeColor="accent1" w:themeShade="80"/>
          <w:highlight w:val="lightGray"/>
          <w:u w:val="single"/>
        </w:rPr>
        <w:t>5</w:t>
      </w:r>
      <w:r w:rsidRPr="006969DA">
        <w:rPr>
          <w:color w:val="1F4E79" w:themeColor="accent1" w:themeShade="80"/>
          <w:highlight w:val="lightGray"/>
        </w:rPr>
        <w:t>—</w:t>
      </w:r>
      <w:r w:rsidR="00CE7CE5" w:rsidRPr="006969DA">
        <w:rPr>
          <w:color w:val="1F4E79" w:themeColor="accent1" w:themeShade="80"/>
          <w:highlight w:val="lightGray"/>
        </w:rPr>
        <w:t>Example Code</w:t>
      </w:r>
    </w:p>
    <w:p w14:paraId="243DE79E" w14:textId="77777777" w:rsidR="00610AA8" w:rsidRDefault="00D833AB" w:rsidP="00610AA8">
      <w:pPr>
        <w:rPr>
          <w:color w:val="1F4E79" w:themeColor="accent1" w:themeShade="80"/>
          <w:highlight w:val="lightGray"/>
        </w:rPr>
      </w:pPr>
      <w:r>
        <w:rPr>
          <w:color w:val="1F4E79" w:themeColor="accent1" w:themeShade="80"/>
          <w:highlight w:val="lightGray"/>
        </w:rPr>
        <w:t>Provide</w:t>
      </w:r>
      <w:r w:rsidR="00CE7CE5" w:rsidRPr="006969DA">
        <w:rPr>
          <w:color w:val="1F4E79" w:themeColor="accent1" w:themeShade="80"/>
          <w:highlight w:val="lightGray"/>
        </w:rPr>
        <w:t xml:space="preserve"> a page—in 10-point Ariel Narrow font—of your best </w:t>
      </w:r>
      <w:r w:rsidR="005D2959">
        <w:rPr>
          <w:color w:val="1F4E79" w:themeColor="accent1" w:themeShade="80"/>
          <w:highlight w:val="lightGray"/>
        </w:rPr>
        <w:t>(clearly documented)</w:t>
      </w:r>
      <w:r w:rsidR="005D2959">
        <w:rPr>
          <w:rStyle w:val="FootnoteReference"/>
          <w:color w:val="1F4E79" w:themeColor="accent1" w:themeShade="80"/>
          <w:highlight w:val="lightGray"/>
        </w:rPr>
        <w:footnoteReference w:id="1"/>
      </w:r>
      <w:r w:rsidR="005D2959">
        <w:rPr>
          <w:color w:val="1F4E79" w:themeColor="accent1" w:themeShade="80"/>
          <w:highlight w:val="lightGray"/>
        </w:rPr>
        <w:t xml:space="preserve"> </w:t>
      </w:r>
      <w:r w:rsidR="00CE7CE5" w:rsidRPr="006969DA">
        <w:rPr>
          <w:color w:val="1F4E79" w:themeColor="accent1" w:themeShade="80"/>
          <w:highlight w:val="lightGray"/>
        </w:rPr>
        <w:t xml:space="preserve">code. You may precede it with a paragraph </w:t>
      </w:r>
      <w:r>
        <w:rPr>
          <w:color w:val="1F4E79" w:themeColor="accent1" w:themeShade="80"/>
          <w:highlight w:val="lightGray"/>
        </w:rPr>
        <w:t xml:space="preserve">(not counted in the page limit) </w:t>
      </w:r>
      <w:r w:rsidR="00CE7CE5" w:rsidRPr="006969DA">
        <w:rPr>
          <w:color w:val="1F4E79" w:themeColor="accent1" w:themeShade="80"/>
          <w:highlight w:val="lightGray"/>
        </w:rPr>
        <w:t>explaining where and how it fits with the rest of your project.</w:t>
      </w:r>
    </w:p>
    <w:p w14:paraId="302D51AD" w14:textId="6D394DB8" w:rsidR="00567EA8" w:rsidRPr="00205DB7" w:rsidRDefault="00205DB7" w:rsidP="00610AA8">
      <w:r w:rsidRPr="00205DB7">
        <w:t xml:space="preserve">The </w:t>
      </w:r>
      <w:r w:rsidR="007F6A6F">
        <w:t>code below contains the majority of the Java code in</w:t>
      </w:r>
      <w:r>
        <w:t xml:space="preserve"> the “</w:t>
      </w:r>
      <w:proofErr w:type="spellStart"/>
      <w:r>
        <w:t>SupportedGamesGeneral</w:t>
      </w:r>
      <w:proofErr w:type="spellEnd"/>
      <w:r>
        <w:t>” activity</w:t>
      </w:r>
      <w:r w:rsidR="007F6A6F">
        <w:t xml:space="preserve">. </w:t>
      </w:r>
      <w:r w:rsidR="006E6BD8">
        <w:t xml:space="preserve">This page contains links to the pertinent child pages for each console, functionality for the spinner, adapter for the spinner, </w:t>
      </w:r>
      <w:r w:rsidR="00690CC0">
        <w:t>and the included “</w:t>
      </w:r>
      <w:proofErr w:type="spellStart"/>
      <w:r w:rsidR="00690CC0">
        <w:t>NextPage</w:t>
      </w:r>
      <w:proofErr w:type="spellEnd"/>
      <w:r w:rsidR="00690CC0">
        <w:t>” button.</w:t>
      </w:r>
      <w:bookmarkStart w:id="9" w:name="_GoBack"/>
      <w:bookmarkEnd w:id="9"/>
    </w:p>
    <w:p w14:paraId="098F6B63" w14:textId="77777777" w:rsidR="00567EA8" w:rsidRPr="00567EA8" w:rsidRDefault="00567EA8" w:rsidP="00567EA8">
      <w:pPr>
        <w:widowControl w:val="0"/>
        <w:autoSpaceDE w:val="0"/>
        <w:autoSpaceDN w:val="0"/>
        <w:adjustRightInd w:val="0"/>
        <w:spacing w:after="0" w:line="240" w:lineRule="auto"/>
        <w:rPr>
          <w:rFonts w:ascii="Arial Narrow" w:hAnsi="Arial Narrow" w:cs="Courier"/>
          <w:color w:val="A9B7C6"/>
          <w:sz w:val="20"/>
          <w:szCs w:val="20"/>
        </w:rPr>
      </w:pPr>
      <w:proofErr w:type="gramStart"/>
      <w:r w:rsidRPr="00567EA8">
        <w:rPr>
          <w:rFonts w:ascii="Arial Narrow" w:hAnsi="Arial Narrow" w:cs="Courier"/>
          <w:color w:val="CC7832"/>
          <w:sz w:val="20"/>
          <w:szCs w:val="20"/>
        </w:rPr>
        <w:t>public</w:t>
      </w:r>
      <w:proofErr w:type="gramEnd"/>
      <w:r w:rsidRPr="00567EA8">
        <w:rPr>
          <w:rFonts w:ascii="Arial Narrow" w:hAnsi="Arial Narrow" w:cs="Courier"/>
          <w:color w:val="CC7832"/>
          <w:sz w:val="20"/>
          <w:szCs w:val="20"/>
        </w:rPr>
        <w:t xml:space="preserve"> class </w:t>
      </w:r>
      <w:proofErr w:type="spellStart"/>
      <w:r w:rsidRPr="00567EA8">
        <w:rPr>
          <w:rFonts w:ascii="Arial Narrow" w:hAnsi="Arial Narrow" w:cs="Courier"/>
          <w:color w:val="A9B7C6"/>
          <w:sz w:val="20"/>
          <w:szCs w:val="20"/>
        </w:rPr>
        <w:t>SupportedGamesGeneral</w:t>
      </w:r>
      <w:proofErr w:type="spellEnd"/>
      <w:r w:rsidRPr="00567EA8">
        <w:rPr>
          <w:rFonts w:ascii="Arial Narrow" w:hAnsi="Arial Narrow" w:cs="Courier"/>
          <w:color w:val="A9B7C6"/>
          <w:sz w:val="20"/>
          <w:szCs w:val="20"/>
        </w:rPr>
        <w:t xml:space="preserve"> </w:t>
      </w:r>
      <w:r w:rsidRPr="00567EA8">
        <w:rPr>
          <w:rFonts w:ascii="Arial Narrow" w:hAnsi="Arial Narrow" w:cs="Courier"/>
          <w:color w:val="CC7832"/>
          <w:sz w:val="20"/>
          <w:szCs w:val="20"/>
        </w:rPr>
        <w:t xml:space="preserve">extends </w:t>
      </w:r>
      <w:proofErr w:type="spellStart"/>
      <w:r w:rsidRPr="00567EA8">
        <w:rPr>
          <w:rFonts w:ascii="Arial Narrow" w:hAnsi="Arial Narrow" w:cs="Courier"/>
          <w:color w:val="A9B7C6"/>
          <w:sz w:val="20"/>
          <w:szCs w:val="20"/>
        </w:rPr>
        <w:t>AppCompatActivity</w:t>
      </w:r>
      <w:proofErr w:type="spellEnd"/>
      <w:r w:rsidRPr="00567EA8">
        <w:rPr>
          <w:rFonts w:ascii="Arial Narrow" w:hAnsi="Arial Narrow" w:cs="Courier"/>
          <w:color w:val="A9B7C6"/>
          <w:sz w:val="20"/>
          <w:szCs w:val="20"/>
        </w:rPr>
        <w:t xml:space="preserve"> {</w:t>
      </w:r>
    </w:p>
    <w:p w14:paraId="5E17763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Button </w:t>
      </w:r>
      <w:proofErr w:type="spellStart"/>
      <w:r w:rsidRPr="00567EA8">
        <w:rPr>
          <w:rFonts w:ascii="Arial Narrow" w:hAnsi="Arial Narrow" w:cs="Courier"/>
          <w:color w:val="9876AA"/>
          <w:sz w:val="20"/>
          <w:szCs w:val="20"/>
        </w:rPr>
        <w:t>buttonNextPage</w:t>
      </w:r>
      <w:proofErr w:type="spellEnd"/>
      <w:r w:rsidRPr="00567EA8">
        <w:rPr>
          <w:rFonts w:ascii="Arial Narrow" w:hAnsi="Arial Narrow" w:cs="Courier"/>
          <w:color w:val="CC7832"/>
          <w:sz w:val="20"/>
          <w:szCs w:val="20"/>
        </w:rPr>
        <w:t>;</w:t>
      </w:r>
    </w:p>
    <w:p w14:paraId="451F70ED"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BBB529"/>
          <w:sz w:val="20"/>
          <w:szCs w:val="20"/>
        </w:rPr>
        <w:t>@Override</w:t>
      </w:r>
    </w:p>
    <w:p w14:paraId="623C167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BBB529"/>
          <w:sz w:val="20"/>
          <w:szCs w:val="20"/>
        </w:rPr>
        <w:t xml:space="preserve">    </w:t>
      </w:r>
      <w:proofErr w:type="gramStart"/>
      <w:r w:rsidRPr="00567EA8">
        <w:rPr>
          <w:rFonts w:ascii="Arial Narrow" w:hAnsi="Arial Narrow" w:cs="Courier"/>
          <w:color w:val="CC7832"/>
          <w:sz w:val="20"/>
          <w:szCs w:val="20"/>
        </w:rPr>
        <w:t>protected</w:t>
      </w:r>
      <w:proofErr w:type="gramEnd"/>
      <w:r w:rsidRPr="00567EA8">
        <w:rPr>
          <w:rFonts w:ascii="Arial Narrow" w:hAnsi="Arial Narrow" w:cs="Courier"/>
          <w:color w:val="CC7832"/>
          <w:sz w:val="20"/>
          <w:szCs w:val="20"/>
        </w:rPr>
        <w:t xml:space="preserve"> void </w:t>
      </w:r>
      <w:proofErr w:type="spellStart"/>
      <w:r w:rsidRPr="00567EA8">
        <w:rPr>
          <w:rFonts w:ascii="Arial Narrow" w:hAnsi="Arial Narrow" w:cs="Courier"/>
          <w:color w:val="FFC66D"/>
          <w:sz w:val="20"/>
          <w:szCs w:val="20"/>
        </w:rPr>
        <w:t>onCreate</w:t>
      </w:r>
      <w:proofErr w:type="spellEnd"/>
      <w:r w:rsidRPr="00567EA8">
        <w:rPr>
          <w:rFonts w:ascii="Arial Narrow" w:hAnsi="Arial Narrow" w:cs="Courier"/>
          <w:color w:val="A9B7C6"/>
          <w:sz w:val="20"/>
          <w:szCs w:val="20"/>
        </w:rPr>
        <w:t xml:space="preserve">(Bundle </w:t>
      </w:r>
      <w:proofErr w:type="spellStart"/>
      <w:r w:rsidRPr="00567EA8">
        <w:rPr>
          <w:rFonts w:ascii="Arial Narrow" w:hAnsi="Arial Narrow" w:cs="Courier"/>
          <w:color w:val="A9B7C6"/>
          <w:sz w:val="20"/>
          <w:szCs w:val="20"/>
        </w:rPr>
        <w:t>savedInstanceState</w:t>
      </w:r>
      <w:proofErr w:type="spellEnd"/>
      <w:r w:rsidRPr="00567EA8">
        <w:rPr>
          <w:rFonts w:ascii="Arial Narrow" w:hAnsi="Arial Narrow" w:cs="Courier"/>
          <w:color w:val="A9B7C6"/>
          <w:sz w:val="20"/>
          <w:szCs w:val="20"/>
        </w:rPr>
        <w:t>) {</w:t>
      </w:r>
    </w:p>
    <w:p w14:paraId="3637331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proofErr w:type="spellStart"/>
      <w:proofErr w:type="gramStart"/>
      <w:r w:rsidRPr="00567EA8">
        <w:rPr>
          <w:rFonts w:ascii="Arial Narrow" w:hAnsi="Arial Narrow" w:cs="Courier"/>
          <w:color w:val="CC7832"/>
          <w:sz w:val="20"/>
          <w:szCs w:val="20"/>
        </w:rPr>
        <w:t>super</w:t>
      </w:r>
      <w:r w:rsidRPr="00567EA8">
        <w:rPr>
          <w:rFonts w:ascii="Arial Narrow" w:hAnsi="Arial Narrow" w:cs="Courier"/>
          <w:color w:val="A9B7C6"/>
          <w:sz w:val="20"/>
          <w:szCs w:val="20"/>
        </w:rPr>
        <w:t>.onCreate</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savedInstanceState</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7EB0D5D8"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setContentView</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R.layout.</w:t>
      </w:r>
      <w:r w:rsidRPr="00567EA8">
        <w:rPr>
          <w:rFonts w:ascii="Arial Narrow" w:hAnsi="Arial Narrow" w:cs="Courier"/>
          <w:i/>
          <w:iCs/>
          <w:color w:val="9876AA"/>
          <w:sz w:val="20"/>
          <w:szCs w:val="20"/>
        </w:rPr>
        <w:t>activity_supported_games__general</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6108B867"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9876AA"/>
          <w:sz w:val="20"/>
          <w:szCs w:val="20"/>
        </w:rPr>
        <w:t>buttonNextPage</w:t>
      </w:r>
      <w:proofErr w:type="spellEnd"/>
      <w:proofErr w:type="gramEnd"/>
      <w:r w:rsidRPr="00567EA8">
        <w:rPr>
          <w:rFonts w:ascii="Arial Narrow" w:hAnsi="Arial Narrow" w:cs="Courier"/>
          <w:color w:val="9876AA"/>
          <w:sz w:val="20"/>
          <w:szCs w:val="20"/>
        </w:rPr>
        <w:t xml:space="preserve"> </w:t>
      </w:r>
      <w:r w:rsidRPr="00567EA8">
        <w:rPr>
          <w:rFonts w:ascii="Arial Narrow" w:hAnsi="Arial Narrow" w:cs="Courier"/>
          <w:color w:val="A9B7C6"/>
          <w:sz w:val="20"/>
          <w:szCs w:val="20"/>
        </w:rPr>
        <w:t xml:space="preserve">= (Button) </w:t>
      </w:r>
      <w:proofErr w:type="spellStart"/>
      <w:r w:rsidRPr="00567EA8">
        <w:rPr>
          <w:rFonts w:ascii="Arial Narrow" w:hAnsi="Arial Narrow" w:cs="Courier"/>
          <w:color w:val="A9B7C6"/>
          <w:sz w:val="20"/>
          <w:szCs w:val="20"/>
        </w:rPr>
        <w:t>findViewById</w:t>
      </w:r>
      <w:proofErr w:type="spell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R.id.</w:t>
      </w:r>
      <w:r w:rsidRPr="00567EA8">
        <w:rPr>
          <w:rFonts w:ascii="Arial Narrow" w:hAnsi="Arial Narrow" w:cs="Courier"/>
          <w:i/>
          <w:iCs/>
          <w:color w:val="9876AA"/>
          <w:sz w:val="20"/>
          <w:szCs w:val="20"/>
        </w:rPr>
        <w:t>buttonNextPage</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269727D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808080"/>
          <w:sz w:val="20"/>
          <w:szCs w:val="20"/>
        </w:rPr>
        <w:t>//declare spinner</w:t>
      </w:r>
    </w:p>
    <w:p w14:paraId="0FE0A74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r w:rsidRPr="00567EA8">
        <w:rPr>
          <w:rFonts w:ascii="Arial Narrow" w:hAnsi="Arial Narrow" w:cs="Courier"/>
          <w:color w:val="A9B7C6"/>
          <w:sz w:val="20"/>
          <w:szCs w:val="20"/>
        </w:rPr>
        <w:t xml:space="preserve">Spinner </w:t>
      </w:r>
      <w:proofErr w:type="spellStart"/>
      <w:r w:rsidRPr="00567EA8">
        <w:rPr>
          <w:rFonts w:ascii="Arial Narrow" w:hAnsi="Arial Narrow" w:cs="Courier"/>
          <w:color w:val="A9B7C6"/>
          <w:sz w:val="20"/>
          <w:szCs w:val="20"/>
        </w:rPr>
        <w:t>spinner</w:t>
      </w:r>
      <w:proofErr w:type="spellEnd"/>
      <w:r w:rsidRPr="00567EA8">
        <w:rPr>
          <w:rFonts w:ascii="Arial Narrow" w:hAnsi="Arial Narrow" w:cs="Courier"/>
          <w:color w:val="A9B7C6"/>
          <w:sz w:val="20"/>
          <w:szCs w:val="20"/>
        </w:rPr>
        <w:t xml:space="preserve"> = (Spinner) </w:t>
      </w:r>
      <w:proofErr w:type="spellStart"/>
      <w:proofErr w:type="gramStart"/>
      <w:r w:rsidRPr="00567EA8">
        <w:rPr>
          <w:rFonts w:ascii="Arial Narrow" w:hAnsi="Arial Narrow" w:cs="Courier"/>
          <w:color w:val="A9B7C6"/>
          <w:sz w:val="20"/>
          <w:szCs w:val="20"/>
        </w:rPr>
        <w:t>findViewById</w:t>
      </w:r>
      <w:proofErr w:type="spellEnd"/>
      <w:r w:rsidRPr="00567EA8">
        <w:rPr>
          <w:rFonts w:ascii="Arial Narrow" w:hAnsi="Arial Narrow" w:cs="Courier"/>
          <w:color w:val="A9B7C6"/>
          <w:sz w:val="20"/>
          <w:szCs w:val="20"/>
        </w:rPr>
        <w:t>(</w:t>
      </w:r>
      <w:proofErr w:type="spellStart"/>
      <w:proofErr w:type="gramEnd"/>
      <w:r w:rsidRPr="00567EA8">
        <w:rPr>
          <w:rFonts w:ascii="Arial Narrow" w:hAnsi="Arial Narrow" w:cs="Courier"/>
          <w:color w:val="A9B7C6"/>
          <w:sz w:val="20"/>
          <w:szCs w:val="20"/>
        </w:rPr>
        <w:t>R.id.</w:t>
      </w:r>
      <w:r w:rsidRPr="00567EA8">
        <w:rPr>
          <w:rFonts w:ascii="Arial Narrow" w:hAnsi="Arial Narrow" w:cs="Courier"/>
          <w:i/>
          <w:iCs/>
          <w:color w:val="9876AA"/>
          <w:sz w:val="20"/>
          <w:szCs w:val="20"/>
        </w:rPr>
        <w:t>consoleDynamicSpinner</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387DCA13"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808080"/>
          <w:sz w:val="20"/>
          <w:szCs w:val="20"/>
        </w:rPr>
        <w:t>//spinner drop down elements</w:t>
      </w:r>
    </w:p>
    <w:p w14:paraId="4CBE03BB"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final</w:t>
      </w:r>
      <w:proofErr w:type="gram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 xml:space="preserve">String [] consoles = </w:t>
      </w:r>
      <w:r w:rsidRPr="00567EA8">
        <w:rPr>
          <w:rFonts w:ascii="Arial Narrow" w:hAnsi="Arial Narrow" w:cs="Courier"/>
          <w:color w:val="CC7832"/>
          <w:sz w:val="20"/>
          <w:szCs w:val="20"/>
        </w:rPr>
        <w:t xml:space="preserve">new </w:t>
      </w:r>
      <w:r w:rsidRPr="00567EA8">
        <w:rPr>
          <w:rFonts w:ascii="Arial Narrow" w:hAnsi="Arial Narrow" w:cs="Courier"/>
          <w:color w:val="A9B7C6"/>
          <w:sz w:val="20"/>
          <w:szCs w:val="20"/>
        </w:rPr>
        <w:t>String[] {</w:t>
      </w:r>
      <w:r w:rsidRPr="00567EA8">
        <w:rPr>
          <w:rFonts w:ascii="Arial Narrow" w:hAnsi="Arial Narrow" w:cs="Courier"/>
          <w:color w:val="6A8759"/>
          <w:sz w:val="20"/>
          <w:szCs w:val="20"/>
        </w:rPr>
        <w:t>"(Select)"</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"PC"</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w:t>
      </w:r>
      <w:proofErr w:type="spellStart"/>
      <w:r w:rsidRPr="00567EA8">
        <w:rPr>
          <w:rFonts w:ascii="Arial Narrow" w:hAnsi="Arial Narrow" w:cs="Courier"/>
          <w:color w:val="6A8759"/>
          <w:sz w:val="20"/>
          <w:szCs w:val="20"/>
        </w:rPr>
        <w:t>Playstation</w:t>
      </w:r>
      <w:proofErr w:type="spellEnd"/>
      <w:r w:rsidRPr="00567EA8">
        <w:rPr>
          <w:rFonts w:ascii="Arial Narrow" w:hAnsi="Arial Narrow" w:cs="Courier"/>
          <w:color w:val="6A8759"/>
          <w:sz w:val="20"/>
          <w:szCs w:val="20"/>
        </w:rPr>
        <w:t xml:space="preserve"> 4"</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"Wii U"</w:t>
      </w:r>
      <w:r w:rsidRPr="00567EA8">
        <w:rPr>
          <w:rFonts w:ascii="Arial Narrow" w:hAnsi="Arial Narrow" w:cs="Courier"/>
          <w:color w:val="CC7832"/>
          <w:sz w:val="20"/>
          <w:szCs w:val="20"/>
        </w:rPr>
        <w:t>,</w:t>
      </w:r>
    </w:p>
    <w:p w14:paraId="30A20C0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6A8759"/>
          <w:sz w:val="20"/>
          <w:szCs w:val="20"/>
        </w:rPr>
        <w:t>"Xbox One"</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"Mobile / Handheld"</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"Multi-Platform"</w:t>
      </w:r>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53B536DF"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808080"/>
          <w:sz w:val="20"/>
          <w:szCs w:val="20"/>
        </w:rPr>
        <w:t>//creating spinner adapter</w:t>
      </w:r>
    </w:p>
    <w:p w14:paraId="6A06F548"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spellStart"/>
      <w:r w:rsidRPr="00567EA8">
        <w:rPr>
          <w:rFonts w:ascii="Arial Narrow" w:hAnsi="Arial Narrow" w:cs="Courier"/>
          <w:color w:val="A9B7C6"/>
          <w:sz w:val="20"/>
          <w:szCs w:val="20"/>
        </w:rPr>
        <w:t>ArrayAdapter</w:t>
      </w:r>
      <w:proofErr w:type="spellEnd"/>
      <w:r w:rsidRPr="00567EA8">
        <w:rPr>
          <w:rFonts w:ascii="Arial Narrow" w:hAnsi="Arial Narrow" w:cs="Courier"/>
          <w:color w:val="A9B7C6"/>
          <w:sz w:val="20"/>
          <w:szCs w:val="20"/>
        </w:rPr>
        <w:t xml:space="preserve">&lt;String&gt; adapter = </w:t>
      </w:r>
      <w:r w:rsidRPr="00567EA8">
        <w:rPr>
          <w:rFonts w:ascii="Arial Narrow" w:hAnsi="Arial Narrow" w:cs="Courier"/>
          <w:color w:val="CC7832"/>
          <w:sz w:val="20"/>
          <w:szCs w:val="20"/>
        </w:rPr>
        <w:t xml:space="preserve">new </w:t>
      </w:r>
      <w:proofErr w:type="spellStart"/>
      <w:r w:rsidRPr="00567EA8">
        <w:rPr>
          <w:rFonts w:ascii="Arial Narrow" w:hAnsi="Arial Narrow" w:cs="Courier"/>
          <w:color w:val="A9B7C6"/>
          <w:sz w:val="20"/>
          <w:szCs w:val="20"/>
        </w:rPr>
        <w:t>ArrayAdapter</w:t>
      </w:r>
      <w:proofErr w:type="spellEnd"/>
      <w:r w:rsidRPr="00567EA8">
        <w:rPr>
          <w:rFonts w:ascii="Arial Narrow" w:hAnsi="Arial Narrow" w:cs="Courier"/>
          <w:color w:val="A9B7C6"/>
          <w:sz w:val="20"/>
          <w:szCs w:val="20"/>
        </w:rPr>
        <w:t>&lt;String&gt;(</w:t>
      </w:r>
      <w:r w:rsidRPr="00567EA8">
        <w:rPr>
          <w:rFonts w:ascii="Arial Narrow" w:hAnsi="Arial Narrow" w:cs="Courier"/>
          <w:color w:val="CC7832"/>
          <w:sz w:val="20"/>
          <w:szCs w:val="20"/>
        </w:rPr>
        <w:t>this,</w:t>
      </w:r>
    </w:p>
    <w:p w14:paraId="27FCB70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android.R.layout.</w:t>
      </w:r>
      <w:r w:rsidRPr="00567EA8">
        <w:rPr>
          <w:rFonts w:ascii="Arial Narrow" w:hAnsi="Arial Narrow" w:cs="Courier"/>
          <w:i/>
          <w:iCs/>
          <w:color w:val="9876AA"/>
          <w:sz w:val="20"/>
          <w:szCs w:val="20"/>
        </w:rPr>
        <w:t>simple</w:t>
      </w:r>
      <w:proofErr w:type="gramEnd"/>
      <w:r w:rsidRPr="00567EA8">
        <w:rPr>
          <w:rFonts w:ascii="Arial Narrow" w:hAnsi="Arial Narrow" w:cs="Courier"/>
          <w:i/>
          <w:iCs/>
          <w:color w:val="9876AA"/>
          <w:sz w:val="20"/>
          <w:szCs w:val="20"/>
        </w:rPr>
        <w:t>_spinner_dropdown_item</w:t>
      </w:r>
      <w:proofErr w:type="spell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consoles)</w:t>
      </w:r>
      <w:r w:rsidRPr="00567EA8">
        <w:rPr>
          <w:rFonts w:ascii="Arial Narrow" w:hAnsi="Arial Narrow" w:cs="Courier"/>
          <w:color w:val="CC7832"/>
          <w:sz w:val="20"/>
          <w:szCs w:val="20"/>
        </w:rPr>
        <w:t>;</w:t>
      </w:r>
    </w:p>
    <w:p w14:paraId="25075D2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808080"/>
          <w:sz w:val="20"/>
          <w:szCs w:val="20"/>
        </w:rPr>
        <w:t>//attaching adapter to spinner</w:t>
      </w:r>
    </w:p>
    <w:p w14:paraId="268D0BB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spellStart"/>
      <w:proofErr w:type="gramStart"/>
      <w:r w:rsidRPr="00567EA8">
        <w:rPr>
          <w:rFonts w:ascii="Arial Narrow" w:hAnsi="Arial Narrow" w:cs="Courier"/>
          <w:color w:val="A9B7C6"/>
          <w:sz w:val="20"/>
          <w:szCs w:val="20"/>
        </w:rPr>
        <w:t>spinner.setAdapter</w:t>
      </w:r>
      <w:proofErr w:type="spellEnd"/>
      <w:proofErr w:type="gramEnd"/>
      <w:r w:rsidRPr="00567EA8">
        <w:rPr>
          <w:rFonts w:ascii="Arial Narrow" w:hAnsi="Arial Narrow" w:cs="Courier"/>
          <w:color w:val="A9B7C6"/>
          <w:sz w:val="20"/>
          <w:szCs w:val="20"/>
        </w:rPr>
        <w:t>(adapter)</w:t>
      </w:r>
      <w:r w:rsidRPr="00567EA8">
        <w:rPr>
          <w:rFonts w:ascii="Arial Narrow" w:hAnsi="Arial Narrow" w:cs="Courier"/>
          <w:color w:val="CC7832"/>
          <w:sz w:val="20"/>
          <w:szCs w:val="20"/>
        </w:rPr>
        <w:t>;</w:t>
      </w:r>
    </w:p>
    <w:p w14:paraId="0C082D73"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808080"/>
          <w:sz w:val="20"/>
          <w:szCs w:val="20"/>
        </w:rPr>
        <w:t>//spinner on click + toast settings</w:t>
      </w:r>
    </w:p>
    <w:p w14:paraId="30C45BD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spellStart"/>
      <w:proofErr w:type="gramStart"/>
      <w:r w:rsidRPr="00567EA8">
        <w:rPr>
          <w:rFonts w:ascii="Arial Narrow" w:hAnsi="Arial Narrow" w:cs="Courier"/>
          <w:color w:val="A9B7C6"/>
          <w:sz w:val="20"/>
          <w:szCs w:val="20"/>
        </w:rPr>
        <w:t>spinner.setOnItemSelectedListener</w:t>
      </w:r>
      <w:proofErr w:type="spellEnd"/>
      <w:proofErr w:type="gramEnd"/>
      <w:r w:rsidRPr="00567EA8">
        <w:rPr>
          <w:rFonts w:ascii="Arial Narrow" w:hAnsi="Arial Narrow" w:cs="Courier"/>
          <w:color w:val="A9B7C6"/>
          <w:sz w:val="20"/>
          <w:szCs w:val="20"/>
        </w:rPr>
        <w:t>(</w:t>
      </w:r>
      <w:r w:rsidRPr="00567EA8">
        <w:rPr>
          <w:rFonts w:ascii="Arial Narrow" w:hAnsi="Arial Narrow" w:cs="Courier"/>
          <w:color w:val="CC7832"/>
          <w:sz w:val="20"/>
          <w:szCs w:val="20"/>
        </w:rPr>
        <w:t xml:space="preserve">new </w:t>
      </w:r>
      <w:proofErr w:type="spellStart"/>
      <w:r w:rsidRPr="00567EA8">
        <w:rPr>
          <w:rFonts w:ascii="Arial Narrow" w:hAnsi="Arial Narrow" w:cs="Courier"/>
          <w:color w:val="A9B7C6"/>
          <w:sz w:val="20"/>
          <w:szCs w:val="20"/>
        </w:rPr>
        <w:t>AdapterView.OnItemSelectedListener</w:t>
      </w:r>
      <w:proofErr w:type="spellEnd"/>
      <w:r w:rsidRPr="00567EA8">
        <w:rPr>
          <w:rFonts w:ascii="Arial Narrow" w:hAnsi="Arial Narrow" w:cs="Courier"/>
          <w:color w:val="A9B7C6"/>
          <w:sz w:val="20"/>
          <w:szCs w:val="20"/>
        </w:rPr>
        <w:t>() {</w:t>
      </w:r>
    </w:p>
    <w:p w14:paraId="7802F587"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BBB529"/>
          <w:sz w:val="20"/>
          <w:szCs w:val="20"/>
        </w:rPr>
        <w:t>@Override</w:t>
      </w:r>
    </w:p>
    <w:p w14:paraId="24923A6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BBB529"/>
          <w:sz w:val="20"/>
          <w:szCs w:val="20"/>
        </w:rPr>
        <w:t xml:space="preserve">            </w:t>
      </w:r>
      <w:proofErr w:type="gramStart"/>
      <w:r w:rsidRPr="00567EA8">
        <w:rPr>
          <w:rFonts w:ascii="Arial Narrow" w:hAnsi="Arial Narrow" w:cs="Courier"/>
          <w:color w:val="CC7832"/>
          <w:sz w:val="20"/>
          <w:szCs w:val="20"/>
        </w:rPr>
        <w:t>public</w:t>
      </w:r>
      <w:proofErr w:type="gramEnd"/>
      <w:r w:rsidRPr="00567EA8">
        <w:rPr>
          <w:rFonts w:ascii="Arial Narrow" w:hAnsi="Arial Narrow" w:cs="Courier"/>
          <w:color w:val="CC7832"/>
          <w:sz w:val="20"/>
          <w:szCs w:val="20"/>
        </w:rPr>
        <w:t xml:space="preserve"> void </w:t>
      </w:r>
      <w:proofErr w:type="spellStart"/>
      <w:r w:rsidRPr="00567EA8">
        <w:rPr>
          <w:rFonts w:ascii="Arial Narrow" w:hAnsi="Arial Narrow" w:cs="Courier"/>
          <w:color w:val="FFC66D"/>
          <w:sz w:val="20"/>
          <w:szCs w:val="20"/>
        </w:rPr>
        <w:t>onItemSelected</w:t>
      </w:r>
      <w:proofErr w:type="spell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AdapterView</w:t>
      </w:r>
      <w:proofErr w:type="spellEnd"/>
      <w:r w:rsidRPr="00567EA8">
        <w:rPr>
          <w:rFonts w:ascii="Arial Narrow" w:hAnsi="Arial Narrow" w:cs="Courier"/>
          <w:color w:val="A9B7C6"/>
          <w:sz w:val="20"/>
          <w:szCs w:val="20"/>
        </w:rPr>
        <w:t>&lt;?&gt; parent</w:t>
      </w:r>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 xml:space="preserve">View </w:t>
      </w:r>
      <w:proofErr w:type="spellStart"/>
      <w:r w:rsidRPr="00567EA8">
        <w:rPr>
          <w:rFonts w:ascii="Arial Narrow" w:hAnsi="Arial Narrow" w:cs="Courier"/>
          <w:color w:val="A9B7C6"/>
          <w:sz w:val="20"/>
          <w:szCs w:val="20"/>
        </w:rPr>
        <w:t>view</w:t>
      </w:r>
      <w:proofErr w:type="spellEnd"/>
      <w:r w:rsidRPr="00567EA8">
        <w:rPr>
          <w:rFonts w:ascii="Arial Narrow" w:hAnsi="Arial Narrow" w:cs="Courier"/>
          <w:color w:val="CC7832"/>
          <w:sz w:val="20"/>
          <w:szCs w:val="20"/>
        </w:rPr>
        <w:t xml:space="preserve">, final </w:t>
      </w:r>
      <w:proofErr w:type="spellStart"/>
      <w:r w:rsidRPr="00567EA8">
        <w:rPr>
          <w:rFonts w:ascii="Arial Narrow" w:hAnsi="Arial Narrow" w:cs="Courier"/>
          <w:color w:val="CC7832"/>
          <w:sz w:val="20"/>
          <w:szCs w:val="20"/>
        </w:rPr>
        <w:t>int</w:t>
      </w:r>
      <w:proofErr w:type="spell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position</w:t>
      </w:r>
      <w:r w:rsidRPr="00567EA8">
        <w:rPr>
          <w:rFonts w:ascii="Arial Narrow" w:hAnsi="Arial Narrow" w:cs="Courier"/>
          <w:color w:val="CC7832"/>
          <w:sz w:val="20"/>
          <w:szCs w:val="20"/>
        </w:rPr>
        <w:t xml:space="preserve">, long </w:t>
      </w:r>
      <w:r w:rsidRPr="00567EA8">
        <w:rPr>
          <w:rFonts w:ascii="Arial Narrow" w:hAnsi="Arial Narrow" w:cs="Courier"/>
          <w:color w:val="A9B7C6"/>
          <w:sz w:val="20"/>
          <w:szCs w:val="20"/>
        </w:rPr>
        <w:t>id) {</w:t>
      </w:r>
    </w:p>
    <w:p w14:paraId="18D631F2"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lastRenderedPageBreak/>
        <w:t xml:space="preserve">                 </w:t>
      </w:r>
      <w:proofErr w:type="spellStart"/>
      <w:proofErr w:type="gramStart"/>
      <w:r w:rsidRPr="00567EA8">
        <w:rPr>
          <w:rFonts w:ascii="Arial Narrow" w:hAnsi="Arial Narrow" w:cs="Courier"/>
          <w:color w:val="A9B7C6"/>
          <w:sz w:val="20"/>
          <w:szCs w:val="20"/>
        </w:rPr>
        <w:t>parent.getItemAtPosition</w:t>
      </w:r>
      <w:proofErr w:type="spellEnd"/>
      <w:proofErr w:type="gramEnd"/>
      <w:r w:rsidRPr="00567EA8">
        <w:rPr>
          <w:rFonts w:ascii="Arial Narrow" w:hAnsi="Arial Narrow" w:cs="Courier"/>
          <w:color w:val="A9B7C6"/>
          <w:sz w:val="20"/>
          <w:szCs w:val="20"/>
        </w:rPr>
        <w:t>(position)</w:t>
      </w:r>
      <w:r w:rsidRPr="00567EA8">
        <w:rPr>
          <w:rFonts w:ascii="Arial Narrow" w:hAnsi="Arial Narrow" w:cs="Courier"/>
          <w:color w:val="CC7832"/>
          <w:sz w:val="20"/>
          <w:szCs w:val="20"/>
        </w:rPr>
        <w:t>;</w:t>
      </w:r>
    </w:p>
    <w:p w14:paraId="6C46C5D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gramStart"/>
      <w:r w:rsidRPr="00567EA8">
        <w:rPr>
          <w:rFonts w:ascii="Arial Narrow" w:hAnsi="Arial Narrow" w:cs="Courier"/>
          <w:color w:val="CC7832"/>
          <w:sz w:val="20"/>
          <w:szCs w:val="20"/>
        </w:rPr>
        <w:t>if</w:t>
      </w:r>
      <w:proofErr w:type="gram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 xml:space="preserve">(position &gt; </w:t>
      </w:r>
      <w:r w:rsidRPr="00567EA8">
        <w:rPr>
          <w:rFonts w:ascii="Arial Narrow" w:hAnsi="Arial Narrow" w:cs="Courier"/>
          <w:color w:val="6897BB"/>
          <w:sz w:val="20"/>
          <w:szCs w:val="20"/>
        </w:rPr>
        <w:t>0</w:t>
      </w:r>
      <w:r w:rsidRPr="00567EA8">
        <w:rPr>
          <w:rFonts w:ascii="Arial Narrow" w:hAnsi="Arial Narrow" w:cs="Courier"/>
          <w:color w:val="A9B7C6"/>
          <w:sz w:val="20"/>
          <w:szCs w:val="20"/>
        </w:rPr>
        <w:t>) {</w:t>
      </w:r>
    </w:p>
    <w:p w14:paraId="721F9F8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proofErr w:type="spellStart"/>
      <w:r w:rsidRPr="00567EA8">
        <w:rPr>
          <w:rFonts w:ascii="Arial Narrow" w:hAnsi="Arial Narrow" w:cs="Courier"/>
          <w:color w:val="A9B7C6"/>
          <w:sz w:val="20"/>
          <w:szCs w:val="20"/>
        </w:rPr>
        <w:t>TextView</w:t>
      </w:r>
      <w:proofErr w:type="spellEnd"/>
      <w:r w:rsidRPr="00567EA8">
        <w:rPr>
          <w:rFonts w:ascii="Arial Narrow" w:hAnsi="Arial Narrow" w:cs="Courier"/>
          <w:color w:val="A9B7C6"/>
          <w:sz w:val="20"/>
          <w:szCs w:val="20"/>
        </w:rPr>
        <w:t xml:space="preserve"> </w:t>
      </w:r>
      <w:proofErr w:type="spellStart"/>
      <w:r w:rsidRPr="00567EA8">
        <w:rPr>
          <w:rFonts w:ascii="Arial Narrow" w:hAnsi="Arial Narrow" w:cs="Courier"/>
          <w:color w:val="A9B7C6"/>
          <w:sz w:val="20"/>
          <w:szCs w:val="20"/>
        </w:rPr>
        <w:t>myText</w:t>
      </w:r>
      <w:proofErr w:type="spellEnd"/>
      <w:r w:rsidRPr="00567EA8">
        <w:rPr>
          <w:rFonts w:ascii="Arial Narrow" w:hAnsi="Arial Narrow" w:cs="Courier"/>
          <w:color w:val="A9B7C6"/>
          <w:sz w:val="20"/>
          <w:szCs w:val="20"/>
        </w:rPr>
        <w:t xml:space="preserve"> = (</w:t>
      </w:r>
      <w:proofErr w:type="spellStart"/>
      <w:r w:rsidRPr="00567EA8">
        <w:rPr>
          <w:rFonts w:ascii="Arial Narrow" w:hAnsi="Arial Narrow" w:cs="Courier"/>
          <w:color w:val="A9B7C6"/>
          <w:sz w:val="20"/>
          <w:szCs w:val="20"/>
        </w:rPr>
        <w:t>TextView</w:t>
      </w:r>
      <w:proofErr w:type="spellEnd"/>
      <w:r w:rsidRPr="00567EA8">
        <w:rPr>
          <w:rFonts w:ascii="Arial Narrow" w:hAnsi="Arial Narrow" w:cs="Courier"/>
          <w:color w:val="A9B7C6"/>
          <w:sz w:val="20"/>
          <w:szCs w:val="20"/>
        </w:rPr>
        <w:t>) view</w:t>
      </w:r>
      <w:r w:rsidRPr="00567EA8">
        <w:rPr>
          <w:rFonts w:ascii="Arial Narrow" w:hAnsi="Arial Narrow" w:cs="Courier"/>
          <w:color w:val="CC7832"/>
          <w:sz w:val="20"/>
          <w:szCs w:val="20"/>
        </w:rPr>
        <w:t>;</w:t>
      </w:r>
    </w:p>
    <w:p w14:paraId="42386F63"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Toast.</w:t>
      </w:r>
      <w:r w:rsidRPr="00567EA8">
        <w:rPr>
          <w:rFonts w:ascii="Arial Narrow" w:hAnsi="Arial Narrow" w:cs="Courier"/>
          <w:i/>
          <w:iCs/>
          <w:color w:val="A9B7C6"/>
          <w:sz w:val="20"/>
          <w:szCs w:val="20"/>
        </w:rPr>
        <w:t>makeText</w:t>
      </w:r>
      <w:proofErr w:type="spellEnd"/>
      <w:r w:rsidRPr="00567EA8">
        <w:rPr>
          <w:rFonts w:ascii="Arial Narrow" w:hAnsi="Arial Narrow" w:cs="Courier"/>
          <w:color w:val="A9B7C6"/>
          <w:sz w:val="20"/>
          <w:szCs w:val="20"/>
        </w:rPr>
        <w:t>(</w:t>
      </w:r>
      <w:proofErr w:type="spellStart"/>
      <w:proofErr w:type="gramEnd"/>
      <w:r w:rsidRPr="00567EA8">
        <w:rPr>
          <w:rFonts w:ascii="Arial Narrow" w:hAnsi="Arial Narrow" w:cs="Courier"/>
          <w:color w:val="A9B7C6"/>
          <w:sz w:val="20"/>
          <w:szCs w:val="20"/>
        </w:rPr>
        <w:t>parent.getContext</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 xml:space="preserve">, </w:t>
      </w:r>
      <w:r w:rsidRPr="00567EA8">
        <w:rPr>
          <w:rFonts w:ascii="Arial Narrow" w:hAnsi="Arial Narrow" w:cs="Courier"/>
          <w:color w:val="6A8759"/>
          <w:sz w:val="20"/>
          <w:szCs w:val="20"/>
        </w:rPr>
        <w:t xml:space="preserve">"Selected console: " </w:t>
      </w:r>
      <w:r w:rsidRPr="00567EA8">
        <w:rPr>
          <w:rFonts w:ascii="Arial Narrow" w:hAnsi="Arial Narrow" w:cs="Courier"/>
          <w:color w:val="A9B7C6"/>
          <w:sz w:val="20"/>
          <w:szCs w:val="20"/>
        </w:rPr>
        <w:t xml:space="preserve">+ </w:t>
      </w:r>
      <w:proofErr w:type="spellStart"/>
      <w:r w:rsidRPr="00567EA8">
        <w:rPr>
          <w:rFonts w:ascii="Arial Narrow" w:hAnsi="Arial Narrow" w:cs="Courier"/>
          <w:color w:val="A9B7C6"/>
          <w:sz w:val="20"/>
          <w:szCs w:val="20"/>
        </w:rPr>
        <w:t>myText.getText</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 xml:space="preserve">, </w:t>
      </w:r>
      <w:proofErr w:type="spellStart"/>
      <w:r w:rsidRPr="00567EA8">
        <w:rPr>
          <w:rFonts w:ascii="Arial Narrow" w:hAnsi="Arial Narrow" w:cs="Courier"/>
          <w:color w:val="A9B7C6"/>
          <w:sz w:val="20"/>
          <w:szCs w:val="20"/>
        </w:rPr>
        <w:t>Toast.</w:t>
      </w:r>
      <w:r w:rsidRPr="00567EA8">
        <w:rPr>
          <w:rFonts w:ascii="Arial Narrow" w:hAnsi="Arial Narrow" w:cs="Courier"/>
          <w:i/>
          <w:iCs/>
          <w:color w:val="9876AA"/>
          <w:sz w:val="20"/>
          <w:szCs w:val="20"/>
        </w:rPr>
        <w:t>LENGTH_SHORT</w:t>
      </w:r>
      <w:proofErr w:type="spellEnd"/>
      <w:r w:rsidRPr="00567EA8">
        <w:rPr>
          <w:rFonts w:ascii="Arial Narrow" w:hAnsi="Arial Narrow" w:cs="Courier"/>
          <w:color w:val="A9B7C6"/>
          <w:sz w:val="20"/>
          <w:szCs w:val="20"/>
        </w:rPr>
        <w:t>).show()</w:t>
      </w:r>
      <w:r w:rsidRPr="00567EA8">
        <w:rPr>
          <w:rFonts w:ascii="Arial Narrow" w:hAnsi="Arial Narrow" w:cs="Courier"/>
          <w:color w:val="CC7832"/>
          <w:sz w:val="20"/>
          <w:szCs w:val="20"/>
        </w:rPr>
        <w:t>;</w:t>
      </w:r>
    </w:p>
    <w:p w14:paraId="0A16055B"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09D8261D"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proofErr w:type="spellStart"/>
      <w:proofErr w:type="gramStart"/>
      <w:r w:rsidRPr="00567EA8">
        <w:rPr>
          <w:rFonts w:ascii="Arial Narrow" w:hAnsi="Arial Narrow" w:cs="Courier"/>
          <w:color w:val="9876AA"/>
          <w:sz w:val="20"/>
          <w:szCs w:val="20"/>
        </w:rPr>
        <w:t>buttonNextPage</w:t>
      </w:r>
      <w:r w:rsidRPr="00567EA8">
        <w:rPr>
          <w:rFonts w:ascii="Arial Narrow" w:hAnsi="Arial Narrow" w:cs="Courier"/>
          <w:color w:val="A9B7C6"/>
          <w:sz w:val="20"/>
          <w:szCs w:val="20"/>
        </w:rPr>
        <w:t>.setOnClickListener</w:t>
      </w:r>
      <w:proofErr w:type="spellEnd"/>
      <w:proofErr w:type="gramEnd"/>
      <w:r w:rsidRPr="00567EA8">
        <w:rPr>
          <w:rFonts w:ascii="Arial Narrow" w:hAnsi="Arial Narrow" w:cs="Courier"/>
          <w:color w:val="A9B7C6"/>
          <w:sz w:val="20"/>
          <w:szCs w:val="20"/>
        </w:rPr>
        <w:t>(</w:t>
      </w:r>
      <w:r w:rsidRPr="00567EA8">
        <w:rPr>
          <w:rFonts w:ascii="Arial Narrow" w:hAnsi="Arial Narrow" w:cs="Courier"/>
          <w:color w:val="CC7832"/>
          <w:sz w:val="20"/>
          <w:szCs w:val="20"/>
        </w:rPr>
        <w:t xml:space="preserve">new </w:t>
      </w:r>
      <w:proofErr w:type="spellStart"/>
      <w:r w:rsidRPr="00567EA8">
        <w:rPr>
          <w:rFonts w:ascii="Arial Narrow" w:hAnsi="Arial Narrow" w:cs="Courier"/>
          <w:color w:val="A9B7C6"/>
          <w:sz w:val="20"/>
          <w:szCs w:val="20"/>
        </w:rPr>
        <w:t>View.OnClickListener</w:t>
      </w:r>
      <w:proofErr w:type="spellEnd"/>
      <w:r w:rsidRPr="00567EA8">
        <w:rPr>
          <w:rFonts w:ascii="Arial Narrow" w:hAnsi="Arial Narrow" w:cs="Courier"/>
          <w:color w:val="A9B7C6"/>
          <w:sz w:val="20"/>
          <w:szCs w:val="20"/>
        </w:rPr>
        <w:t>() {</w:t>
      </w:r>
    </w:p>
    <w:p w14:paraId="443AE6E6"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BBB529"/>
          <w:sz w:val="20"/>
          <w:szCs w:val="20"/>
        </w:rPr>
        <w:t>@Override</w:t>
      </w:r>
    </w:p>
    <w:p w14:paraId="22B8E08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BBB529"/>
          <w:sz w:val="20"/>
          <w:szCs w:val="20"/>
        </w:rPr>
        <w:t xml:space="preserve">                    </w:t>
      </w:r>
      <w:proofErr w:type="gramStart"/>
      <w:r w:rsidRPr="00567EA8">
        <w:rPr>
          <w:rFonts w:ascii="Arial Narrow" w:hAnsi="Arial Narrow" w:cs="Courier"/>
          <w:color w:val="CC7832"/>
          <w:sz w:val="20"/>
          <w:szCs w:val="20"/>
        </w:rPr>
        <w:t>public</w:t>
      </w:r>
      <w:proofErr w:type="gramEnd"/>
      <w:r w:rsidRPr="00567EA8">
        <w:rPr>
          <w:rFonts w:ascii="Arial Narrow" w:hAnsi="Arial Narrow" w:cs="Courier"/>
          <w:color w:val="CC7832"/>
          <w:sz w:val="20"/>
          <w:szCs w:val="20"/>
        </w:rPr>
        <w:t xml:space="preserve"> void </w:t>
      </w:r>
      <w:proofErr w:type="spellStart"/>
      <w:r w:rsidRPr="00567EA8">
        <w:rPr>
          <w:rFonts w:ascii="Arial Narrow" w:hAnsi="Arial Narrow" w:cs="Courier"/>
          <w:color w:val="FFC66D"/>
          <w:sz w:val="20"/>
          <w:szCs w:val="20"/>
        </w:rPr>
        <w:t>onClick</w:t>
      </w:r>
      <w:proofErr w:type="spellEnd"/>
      <w:r w:rsidRPr="00567EA8">
        <w:rPr>
          <w:rFonts w:ascii="Arial Narrow" w:hAnsi="Arial Narrow" w:cs="Courier"/>
          <w:color w:val="A9B7C6"/>
          <w:sz w:val="20"/>
          <w:szCs w:val="20"/>
        </w:rPr>
        <w:t>(View v) {</w:t>
      </w:r>
    </w:p>
    <w:p w14:paraId="298A156D"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//linking to PC activity list</w:t>
      </w:r>
    </w:p>
    <w:p w14:paraId="3164B889"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if</w:t>
      </w:r>
      <w:proofErr w:type="gram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w:t>
      </w:r>
      <w:r w:rsidRPr="00567EA8">
        <w:rPr>
          <w:rFonts w:ascii="Arial Narrow" w:hAnsi="Arial Narrow" w:cs="Courier"/>
          <w:color w:val="B389C5"/>
          <w:sz w:val="20"/>
          <w:szCs w:val="20"/>
        </w:rPr>
        <w:t xml:space="preserve">position </w:t>
      </w:r>
      <w:r w:rsidRPr="00567EA8">
        <w:rPr>
          <w:rFonts w:ascii="Arial Narrow" w:hAnsi="Arial Narrow" w:cs="Courier"/>
          <w:color w:val="A9B7C6"/>
          <w:sz w:val="20"/>
          <w:szCs w:val="20"/>
        </w:rPr>
        <w:t xml:space="preserve">== </w:t>
      </w:r>
      <w:r w:rsidRPr="00567EA8">
        <w:rPr>
          <w:rFonts w:ascii="Arial Narrow" w:hAnsi="Arial Narrow" w:cs="Courier"/>
          <w:color w:val="6897BB"/>
          <w:sz w:val="20"/>
          <w:szCs w:val="20"/>
        </w:rPr>
        <w:t>1</w:t>
      </w:r>
      <w:r w:rsidRPr="00567EA8">
        <w:rPr>
          <w:rFonts w:ascii="Arial Narrow" w:hAnsi="Arial Narrow" w:cs="Courier"/>
          <w:color w:val="A9B7C6"/>
          <w:sz w:val="20"/>
          <w:szCs w:val="20"/>
        </w:rPr>
        <w:t>) {</w:t>
      </w:r>
    </w:p>
    <w:p w14:paraId="0008339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w:t>
      </w:r>
      <w:proofErr w:type="spellStart"/>
      <w:r w:rsidRPr="00567EA8">
        <w:rPr>
          <w:rFonts w:ascii="Arial Narrow" w:hAnsi="Arial Narrow" w:cs="Courier"/>
          <w:color w:val="A9B7C6"/>
          <w:sz w:val="20"/>
          <w:szCs w:val="20"/>
        </w:rPr>
        <w:t>gamesPC</w:t>
      </w:r>
      <w:proofErr w:type="spellEnd"/>
      <w:r w:rsidRPr="00567EA8">
        <w:rPr>
          <w:rFonts w:ascii="Arial Narrow" w:hAnsi="Arial Narrow" w:cs="Courier"/>
          <w:color w:val="A9B7C6"/>
          <w:sz w:val="20"/>
          <w:szCs w:val="20"/>
        </w:rPr>
        <w:t xml:space="preserve"> = </w:t>
      </w:r>
      <w:r w:rsidRPr="00567EA8">
        <w:rPr>
          <w:rFonts w:ascii="Arial Narrow" w:hAnsi="Arial Narrow" w:cs="Courier"/>
          <w:color w:val="CC7832"/>
          <w:sz w:val="20"/>
          <w:szCs w:val="20"/>
        </w:rPr>
        <w:t xml:space="preserve">new </w:t>
      </w:r>
      <w:proofErr w:type="gramStart"/>
      <w:r w:rsidRPr="00567EA8">
        <w:rPr>
          <w:rFonts w:ascii="Arial Narrow" w:hAnsi="Arial Narrow" w:cs="Courier"/>
          <w:color w:val="A9B7C6"/>
          <w:sz w:val="20"/>
          <w:szCs w:val="20"/>
        </w:rPr>
        <w:t>Intent(</w:t>
      </w:r>
      <w:proofErr w:type="spellStart"/>
      <w:proofErr w:type="gramEnd"/>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 xml:space="preserve">, </w:t>
      </w:r>
      <w:proofErr w:type="spellStart"/>
      <w:r w:rsidRPr="00567EA8">
        <w:rPr>
          <w:rFonts w:ascii="Arial Narrow" w:hAnsi="Arial Narrow" w:cs="Courier"/>
          <w:color w:val="A9B7C6"/>
          <w:sz w:val="20"/>
          <w:szCs w:val="20"/>
        </w:rPr>
        <w:t>SupportedGamesPC.</w:t>
      </w:r>
      <w:r w:rsidRPr="00567EA8">
        <w:rPr>
          <w:rFonts w:ascii="Arial Narrow" w:hAnsi="Arial Narrow" w:cs="Courier"/>
          <w:color w:val="CC7832"/>
          <w:sz w:val="20"/>
          <w:szCs w:val="20"/>
        </w:rPr>
        <w:t>class</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55B0F1B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gamesPC</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0034DD1C"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07133911"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p>
    <w:p w14:paraId="0780F601"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 xml:space="preserve">//linking to </w:t>
      </w:r>
      <w:proofErr w:type="spellStart"/>
      <w:r w:rsidRPr="00567EA8">
        <w:rPr>
          <w:rFonts w:ascii="Arial Narrow" w:hAnsi="Arial Narrow" w:cs="Courier"/>
          <w:color w:val="808080"/>
          <w:sz w:val="20"/>
          <w:szCs w:val="20"/>
        </w:rPr>
        <w:t>Playstation</w:t>
      </w:r>
      <w:proofErr w:type="spellEnd"/>
      <w:r w:rsidRPr="00567EA8">
        <w:rPr>
          <w:rFonts w:ascii="Arial Narrow" w:hAnsi="Arial Narrow" w:cs="Courier"/>
          <w:color w:val="808080"/>
          <w:sz w:val="20"/>
          <w:szCs w:val="20"/>
        </w:rPr>
        <w:t xml:space="preserve"> 4 activity list</w:t>
      </w:r>
    </w:p>
    <w:p w14:paraId="796A4863"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else</w:t>
      </w:r>
      <w:proofErr w:type="gramEnd"/>
      <w:r w:rsidRPr="00567EA8">
        <w:rPr>
          <w:rFonts w:ascii="Arial Narrow" w:hAnsi="Arial Narrow" w:cs="Courier"/>
          <w:color w:val="CC7832"/>
          <w:sz w:val="20"/>
          <w:szCs w:val="20"/>
        </w:rPr>
        <w:t xml:space="preserve"> if </w:t>
      </w:r>
      <w:r w:rsidRPr="00567EA8">
        <w:rPr>
          <w:rFonts w:ascii="Arial Narrow" w:hAnsi="Arial Narrow" w:cs="Courier"/>
          <w:color w:val="A9B7C6"/>
          <w:sz w:val="20"/>
          <w:szCs w:val="20"/>
        </w:rPr>
        <w:t>(</w:t>
      </w:r>
      <w:r w:rsidRPr="00567EA8">
        <w:rPr>
          <w:rFonts w:ascii="Arial Narrow" w:hAnsi="Arial Narrow" w:cs="Courier"/>
          <w:color w:val="B389C5"/>
          <w:sz w:val="20"/>
          <w:szCs w:val="20"/>
        </w:rPr>
        <w:t xml:space="preserve">position </w:t>
      </w:r>
      <w:r w:rsidRPr="00567EA8">
        <w:rPr>
          <w:rFonts w:ascii="Arial Narrow" w:hAnsi="Arial Narrow" w:cs="Courier"/>
          <w:color w:val="A9B7C6"/>
          <w:sz w:val="20"/>
          <w:szCs w:val="20"/>
        </w:rPr>
        <w:t xml:space="preserve">== </w:t>
      </w:r>
      <w:r w:rsidRPr="00567EA8">
        <w:rPr>
          <w:rFonts w:ascii="Arial Narrow" w:hAnsi="Arial Narrow" w:cs="Courier"/>
          <w:color w:val="6897BB"/>
          <w:sz w:val="20"/>
          <w:szCs w:val="20"/>
        </w:rPr>
        <w:t>2</w:t>
      </w:r>
      <w:r w:rsidRPr="00567EA8">
        <w:rPr>
          <w:rFonts w:ascii="Arial Narrow" w:hAnsi="Arial Narrow" w:cs="Courier"/>
          <w:color w:val="A9B7C6"/>
          <w:sz w:val="20"/>
          <w:szCs w:val="20"/>
        </w:rPr>
        <w:t>) {</w:t>
      </w:r>
    </w:p>
    <w:p w14:paraId="7D67EC36"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gamesPS4 = </w:t>
      </w:r>
      <w:r w:rsidRPr="00567EA8">
        <w:rPr>
          <w:rFonts w:ascii="Arial Narrow" w:hAnsi="Arial Narrow" w:cs="Courier"/>
          <w:color w:val="CC7832"/>
          <w:sz w:val="20"/>
          <w:szCs w:val="20"/>
        </w:rPr>
        <w:t xml:space="preserve">new </w:t>
      </w:r>
      <w:proofErr w:type="gramStart"/>
      <w:r w:rsidRPr="00567EA8">
        <w:rPr>
          <w:rFonts w:ascii="Arial Narrow" w:hAnsi="Arial Narrow" w:cs="Courier"/>
          <w:color w:val="A9B7C6"/>
          <w:sz w:val="20"/>
          <w:szCs w:val="20"/>
        </w:rPr>
        <w:t>Intent(</w:t>
      </w:r>
      <w:proofErr w:type="spellStart"/>
      <w:proofErr w:type="gramEnd"/>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SupportedGamesPS4.</w:t>
      </w:r>
      <w:r w:rsidRPr="00567EA8">
        <w:rPr>
          <w:rFonts w:ascii="Arial Narrow" w:hAnsi="Arial Narrow" w:cs="Courier"/>
          <w:color w:val="CC7832"/>
          <w:sz w:val="20"/>
          <w:szCs w:val="20"/>
        </w:rPr>
        <w:t>class</w:t>
      </w:r>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16DDBC4B"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(gamesPS4)</w:t>
      </w:r>
      <w:r w:rsidRPr="00567EA8">
        <w:rPr>
          <w:rFonts w:ascii="Arial Narrow" w:hAnsi="Arial Narrow" w:cs="Courier"/>
          <w:color w:val="CC7832"/>
          <w:sz w:val="20"/>
          <w:szCs w:val="20"/>
        </w:rPr>
        <w:t>;</w:t>
      </w:r>
    </w:p>
    <w:p w14:paraId="538D59A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70B4E4F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//linking to Wii U activity list</w:t>
      </w:r>
    </w:p>
    <w:p w14:paraId="66C078EC"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else</w:t>
      </w:r>
      <w:proofErr w:type="gramEnd"/>
      <w:r w:rsidRPr="00567EA8">
        <w:rPr>
          <w:rFonts w:ascii="Arial Narrow" w:hAnsi="Arial Narrow" w:cs="Courier"/>
          <w:color w:val="CC7832"/>
          <w:sz w:val="20"/>
          <w:szCs w:val="20"/>
        </w:rPr>
        <w:t xml:space="preserve"> if </w:t>
      </w:r>
      <w:r w:rsidRPr="00567EA8">
        <w:rPr>
          <w:rFonts w:ascii="Arial Narrow" w:hAnsi="Arial Narrow" w:cs="Courier"/>
          <w:color w:val="A9B7C6"/>
          <w:sz w:val="20"/>
          <w:szCs w:val="20"/>
        </w:rPr>
        <w:t>(</w:t>
      </w:r>
      <w:r w:rsidRPr="00567EA8">
        <w:rPr>
          <w:rFonts w:ascii="Arial Narrow" w:hAnsi="Arial Narrow" w:cs="Courier"/>
          <w:color w:val="B389C5"/>
          <w:sz w:val="20"/>
          <w:szCs w:val="20"/>
        </w:rPr>
        <w:t xml:space="preserve">position </w:t>
      </w:r>
      <w:r w:rsidRPr="00567EA8">
        <w:rPr>
          <w:rFonts w:ascii="Arial Narrow" w:hAnsi="Arial Narrow" w:cs="Courier"/>
          <w:color w:val="A9B7C6"/>
          <w:sz w:val="20"/>
          <w:szCs w:val="20"/>
        </w:rPr>
        <w:t xml:space="preserve">== </w:t>
      </w:r>
      <w:r w:rsidRPr="00567EA8">
        <w:rPr>
          <w:rFonts w:ascii="Arial Narrow" w:hAnsi="Arial Narrow" w:cs="Courier"/>
          <w:color w:val="6897BB"/>
          <w:sz w:val="20"/>
          <w:szCs w:val="20"/>
        </w:rPr>
        <w:t>3</w:t>
      </w:r>
      <w:r w:rsidRPr="00567EA8">
        <w:rPr>
          <w:rFonts w:ascii="Arial Narrow" w:hAnsi="Arial Narrow" w:cs="Courier"/>
          <w:color w:val="A9B7C6"/>
          <w:sz w:val="20"/>
          <w:szCs w:val="20"/>
        </w:rPr>
        <w:t>) {</w:t>
      </w:r>
    </w:p>
    <w:p w14:paraId="00EBE18F"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w:t>
      </w:r>
      <w:proofErr w:type="spellStart"/>
      <w:r w:rsidRPr="00567EA8">
        <w:rPr>
          <w:rFonts w:ascii="Arial Narrow" w:hAnsi="Arial Narrow" w:cs="Courier"/>
          <w:color w:val="A9B7C6"/>
          <w:sz w:val="20"/>
          <w:szCs w:val="20"/>
        </w:rPr>
        <w:t>gamesWiiU</w:t>
      </w:r>
      <w:proofErr w:type="spellEnd"/>
      <w:r w:rsidRPr="00567EA8">
        <w:rPr>
          <w:rFonts w:ascii="Arial Narrow" w:hAnsi="Arial Narrow" w:cs="Courier"/>
          <w:color w:val="A9B7C6"/>
          <w:sz w:val="20"/>
          <w:szCs w:val="20"/>
        </w:rPr>
        <w:t xml:space="preserve"> = </w:t>
      </w:r>
      <w:r w:rsidRPr="00567EA8">
        <w:rPr>
          <w:rFonts w:ascii="Arial Narrow" w:hAnsi="Arial Narrow" w:cs="Courier"/>
          <w:color w:val="CC7832"/>
          <w:sz w:val="20"/>
          <w:szCs w:val="20"/>
        </w:rPr>
        <w:t xml:space="preserve">new </w:t>
      </w:r>
      <w:proofErr w:type="gramStart"/>
      <w:r w:rsidRPr="00567EA8">
        <w:rPr>
          <w:rFonts w:ascii="Arial Narrow" w:hAnsi="Arial Narrow" w:cs="Courier"/>
          <w:color w:val="A9B7C6"/>
          <w:sz w:val="20"/>
          <w:szCs w:val="20"/>
        </w:rPr>
        <w:t>Intent(</w:t>
      </w:r>
      <w:proofErr w:type="spellStart"/>
      <w:proofErr w:type="gramEnd"/>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 xml:space="preserve">, </w:t>
      </w:r>
      <w:proofErr w:type="spellStart"/>
      <w:r w:rsidRPr="00567EA8">
        <w:rPr>
          <w:rFonts w:ascii="Arial Narrow" w:hAnsi="Arial Narrow" w:cs="Courier"/>
          <w:color w:val="A9B7C6"/>
          <w:sz w:val="20"/>
          <w:szCs w:val="20"/>
        </w:rPr>
        <w:t>SupportedGamesWiiU.</w:t>
      </w:r>
      <w:r w:rsidRPr="00567EA8">
        <w:rPr>
          <w:rFonts w:ascii="Arial Narrow" w:hAnsi="Arial Narrow" w:cs="Courier"/>
          <w:color w:val="CC7832"/>
          <w:sz w:val="20"/>
          <w:szCs w:val="20"/>
        </w:rPr>
        <w:t>class</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7438ED08"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gamesWiiU</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46EA540D"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26A75DC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//linking to Xbox One activity list</w:t>
      </w:r>
    </w:p>
    <w:p w14:paraId="7DC45F38"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else</w:t>
      </w:r>
      <w:proofErr w:type="gramEnd"/>
      <w:r w:rsidRPr="00567EA8">
        <w:rPr>
          <w:rFonts w:ascii="Arial Narrow" w:hAnsi="Arial Narrow" w:cs="Courier"/>
          <w:color w:val="CC7832"/>
          <w:sz w:val="20"/>
          <w:szCs w:val="20"/>
        </w:rPr>
        <w:t xml:space="preserve"> if </w:t>
      </w:r>
      <w:r w:rsidRPr="00567EA8">
        <w:rPr>
          <w:rFonts w:ascii="Arial Narrow" w:hAnsi="Arial Narrow" w:cs="Courier"/>
          <w:color w:val="A9B7C6"/>
          <w:sz w:val="20"/>
          <w:szCs w:val="20"/>
        </w:rPr>
        <w:t>(</w:t>
      </w:r>
      <w:r w:rsidRPr="00567EA8">
        <w:rPr>
          <w:rFonts w:ascii="Arial Narrow" w:hAnsi="Arial Narrow" w:cs="Courier"/>
          <w:color w:val="B389C5"/>
          <w:sz w:val="20"/>
          <w:szCs w:val="20"/>
        </w:rPr>
        <w:t xml:space="preserve">position </w:t>
      </w:r>
      <w:r w:rsidRPr="00567EA8">
        <w:rPr>
          <w:rFonts w:ascii="Arial Narrow" w:hAnsi="Arial Narrow" w:cs="Courier"/>
          <w:color w:val="A9B7C6"/>
          <w:sz w:val="20"/>
          <w:szCs w:val="20"/>
        </w:rPr>
        <w:t>==</w:t>
      </w:r>
      <w:r w:rsidRPr="00567EA8">
        <w:rPr>
          <w:rFonts w:ascii="Arial Narrow" w:hAnsi="Arial Narrow" w:cs="Courier"/>
          <w:color w:val="6897BB"/>
          <w:sz w:val="20"/>
          <w:szCs w:val="20"/>
        </w:rPr>
        <w:t>4</w:t>
      </w:r>
      <w:r w:rsidRPr="00567EA8">
        <w:rPr>
          <w:rFonts w:ascii="Arial Narrow" w:hAnsi="Arial Narrow" w:cs="Courier"/>
          <w:color w:val="A9B7C6"/>
          <w:sz w:val="20"/>
          <w:szCs w:val="20"/>
        </w:rPr>
        <w:t>){</w:t>
      </w:r>
    </w:p>
    <w:p w14:paraId="7185EAB1"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w:t>
      </w:r>
      <w:proofErr w:type="spellStart"/>
      <w:r w:rsidRPr="00567EA8">
        <w:rPr>
          <w:rFonts w:ascii="Arial Narrow" w:hAnsi="Arial Narrow" w:cs="Courier"/>
          <w:color w:val="A9B7C6"/>
          <w:sz w:val="20"/>
          <w:szCs w:val="20"/>
        </w:rPr>
        <w:t>gamesXboxOne</w:t>
      </w:r>
      <w:proofErr w:type="spellEnd"/>
      <w:r w:rsidRPr="00567EA8">
        <w:rPr>
          <w:rFonts w:ascii="Arial Narrow" w:hAnsi="Arial Narrow" w:cs="Courier"/>
          <w:color w:val="A9B7C6"/>
          <w:sz w:val="20"/>
          <w:szCs w:val="20"/>
        </w:rPr>
        <w:t xml:space="preserve"> = </w:t>
      </w:r>
      <w:r w:rsidRPr="00567EA8">
        <w:rPr>
          <w:rFonts w:ascii="Arial Narrow" w:hAnsi="Arial Narrow" w:cs="Courier"/>
          <w:color w:val="CC7832"/>
          <w:sz w:val="20"/>
          <w:szCs w:val="20"/>
        </w:rPr>
        <w:t xml:space="preserve">new </w:t>
      </w:r>
      <w:proofErr w:type="gramStart"/>
      <w:r w:rsidRPr="00567EA8">
        <w:rPr>
          <w:rFonts w:ascii="Arial Narrow" w:hAnsi="Arial Narrow" w:cs="Courier"/>
          <w:color w:val="A9B7C6"/>
          <w:sz w:val="20"/>
          <w:szCs w:val="20"/>
        </w:rPr>
        <w:t>Intent(</w:t>
      </w:r>
      <w:proofErr w:type="spellStart"/>
      <w:proofErr w:type="gramEnd"/>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w:t>
      </w:r>
    </w:p>
    <w:p w14:paraId="3989722D"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r w:rsidRPr="00567EA8">
        <w:rPr>
          <w:rFonts w:ascii="Arial Narrow" w:hAnsi="Arial Narrow" w:cs="Courier"/>
          <w:color w:val="A9B7C6"/>
          <w:sz w:val="20"/>
          <w:szCs w:val="20"/>
        </w:rPr>
        <w:t>SupportedGamesXboxOne.</w:t>
      </w:r>
      <w:r w:rsidRPr="00567EA8">
        <w:rPr>
          <w:rFonts w:ascii="Arial Narrow" w:hAnsi="Arial Narrow" w:cs="Courier"/>
          <w:color w:val="CC7832"/>
          <w:sz w:val="20"/>
          <w:szCs w:val="20"/>
        </w:rPr>
        <w:t>class</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68EDF526"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gamesXboxOne</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0BE2939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0E45BB97"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//linking to Mobile / Handheld activity list</w:t>
      </w:r>
    </w:p>
    <w:p w14:paraId="243A4342"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else</w:t>
      </w:r>
      <w:proofErr w:type="gramEnd"/>
      <w:r w:rsidRPr="00567EA8">
        <w:rPr>
          <w:rFonts w:ascii="Arial Narrow" w:hAnsi="Arial Narrow" w:cs="Courier"/>
          <w:color w:val="CC7832"/>
          <w:sz w:val="20"/>
          <w:szCs w:val="20"/>
        </w:rPr>
        <w:t xml:space="preserve"> if </w:t>
      </w:r>
      <w:r w:rsidRPr="00567EA8">
        <w:rPr>
          <w:rFonts w:ascii="Arial Narrow" w:hAnsi="Arial Narrow" w:cs="Courier"/>
          <w:color w:val="A9B7C6"/>
          <w:sz w:val="20"/>
          <w:szCs w:val="20"/>
        </w:rPr>
        <w:t>(</w:t>
      </w:r>
      <w:r w:rsidRPr="00567EA8">
        <w:rPr>
          <w:rFonts w:ascii="Arial Narrow" w:hAnsi="Arial Narrow" w:cs="Courier"/>
          <w:color w:val="B389C5"/>
          <w:sz w:val="20"/>
          <w:szCs w:val="20"/>
        </w:rPr>
        <w:t xml:space="preserve">position </w:t>
      </w:r>
      <w:r w:rsidRPr="00567EA8">
        <w:rPr>
          <w:rFonts w:ascii="Arial Narrow" w:hAnsi="Arial Narrow" w:cs="Courier"/>
          <w:color w:val="A9B7C6"/>
          <w:sz w:val="20"/>
          <w:szCs w:val="20"/>
        </w:rPr>
        <w:t xml:space="preserve">== </w:t>
      </w:r>
      <w:r w:rsidRPr="00567EA8">
        <w:rPr>
          <w:rFonts w:ascii="Arial Narrow" w:hAnsi="Arial Narrow" w:cs="Courier"/>
          <w:color w:val="6897BB"/>
          <w:sz w:val="20"/>
          <w:szCs w:val="20"/>
        </w:rPr>
        <w:t>5</w:t>
      </w:r>
      <w:r w:rsidRPr="00567EA8">
        <w:rPr>
          <w:rFonts w:ascii="Arial Narrow" w:hAnsi="Arial Narrow" w:cs="Courier"/>
          <w:color w:val="A9B7C6"/>
          <w:sz w:val="20"/>
          <w:szCs w:val="20"/>
        </w:rPr>
        <w:t>) {</w:t>
      </w:r>
    </w:p>
    <w:p w14:paraId="6A3305AE"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w:t>
      </w:r>
      <w:proofErr w:type="spellStart"/>
      <w:r w:rsidRPr="00567EA8">
        <w:rPr>
          <w:rFonts w:ascii="Arial Narrow" w:hAnsi="Arial Narrow" w:cs="Courier"/>
          <w:color w:val="A9B7C6"/>
          <w:sz w:val="20"/>
          <w:szCs w:val="20"/>
        </w:rPr>
        <w:t>gamesMH</w:t>
      </w:r>
      <w:proofErr w:type="spellEnd"/>
      <w:r w:rsidRPr="00567EA8">
        <w:rPr>
          <w:rFonts w:ascii="Arial Narrow" w:hAnsi="Arial Narrow" w:cs="Courier"/>
          <w:color w:val="A9B7C6"/>
          <w:sz w:val="20"/>
          <w:szCs w:val="20"/>
        </w:rPr>
        <w:t xml:space="preserve"> = </w:t>
      </w:r>
      <w:r w:rsidRPr="00567EA8">
        <w:rPr>
          <w:rFonts w:ascii="Arial Narrow" w:hAnsi="Arial Narrow" w:cs="Courier"/>
          <w:color w:val="CC7832"/>
          <w:sz w:val="20"/>
          <w:szCs w:val="20"/>
        </w:rPr>
        <w:t xml:space="preserve">new </w:t>
      </w:r>
      <w:r w:rsidRPr="00567EA8">
        <w:rPr>
          <w:rFonts w:ascii="Arial Narrow" w:hAnsi="Arial Narrow" w:cs="Courier"/>
          <w:color w:val="A9B7C6"/>
          <w:sz w:val="20"/>
          <w:szCs w:val="20"/>
        </w:rPr>
        <w:t>Intent (</w:t>
      </w:r>
      <w:proofErr w:type="spellStart"/>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 xml:space="preserve">, </w:t>
      </w:r>
      <w:proofErr w:type="spellStart"/>
      <w:r w:rsidRPr="00567EA8">
        <w:rPr>
          <w:rFonts w:ascii="Arial Narrow" w:hAnsi="Arial Narrow" w:cs="Courier"/>
          <w:color w:val="A9B7C6"/>
          <w:sz w:val="20"/>
          <w:szCs w:val="20"/>
        </w:rPr>
        <w:t>SupportedGamesMH.</w:t>
      </w:r>
      <w:r w:rsidRPr="00567EA8">
        <w:rPr>
          <w:rFonts w:ascii="Arial Narrow" w:hAnsi="Arial Narrow" w:cs="Courier"/>
          <w:color w:val="CC7832"/>
          <w:sz w:val="20"/>
          <w:szCs w:val="20"/>
        </w:rPr>
        <w:t>class</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426DC1B9"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gamesMH</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07ADA410"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2B7BA2B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808080"/>
          <w:sz w:val="20"/>
          <w:szCs w:val="20"/>
        </w:rPr>
        <w:t>//linking to multi-platform games</w:t>
      </w:r>
    </w:p>
    <w:p w14:paraId="411E73C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808080"/>
          <w:sz w:val="20"/>
          <w:szCs w:val="20"/>
        </w:rPr>
        <w:t xml:space="preserve">                        </w:t>
      </w:r>
      <w:proofErr w:type="gramStart"/>
      <w:r w:rsidRPr="00567EA8">
        <w:rPr>
          <w:rFonts w:ascii="Arial Narrow" w:hAnsi="Arial Narrow" w:cs="Courier"/>
          <w:color w:val="CC7832"/>
          <w:sz w:val="20"/>
          <w:szCs w:val="20"/>
        </w:rPr>
        <w:t>else</w:t>
      </w:r>
      <w:proofErr w:type="gramEnd"/>
      <w:r w:rsidRPr="00567EA8">
        <w:rPr>
          <w:rFonts w:ascii="Arial Narrow" w:hAnsi="Arial Narrow" w:cs="Courier"/>
          <w:color w:val="CC7832"/>
          <w:sz w:val="20"/>
          <w:szCs w:val="20"/>
        </w:rPr>
        <w:t xml:space="preserve"> </w:t>
      </w:r>
      <w:r w:rsidRPr="00567EA8">
        <w:rPr>
          <w:rFonts w:ascii="Arial Narrow" w:hAnsi="Arial Narrow" w:cs="Courier"/>
          <w:color w:val="A9B7C6"/>
          <w:sz w:val="20"/>
          <w:szCs w:val="20"/>
        </w:rPr>
        <w:t>{</w:t>
      </w:r>
    </w:p>
    <w:p w14:paraId="484CEB64"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 xml:space="preserve">Intent </w:t>
      </w:r>
      <w:proofErr w:type="spellStart"/>
      <w:r w:rsidRPr="00567EA8">
        <w:rPr>
          <w:rFonts w:ascii="Arial Narrow" w:hAnsi="Arial Narrow" w:cs="Courier"/>
          <w:color w:val="A9B7C6"/>
          <w:sz w:val="20"/>
          <w:szCs w:val="20"/>
        </w:rPr>
        <w:t>gamesMulti</w:t>
      </w:r>
      <w:proofErr w:type="spellEnd"/>
      <w:r w:rsidRPr="00567EA8">
        <w:rPr>
          <w:rFonts w:ascii="Arial Narrow" w:hAnsi="Arial Narrow" w:cs="Courier"/>
          <w:color w:val="A9B7C6"/>
          <w:sz w:val="20"/>
          <w:szCs w:val="20"/>
        </w:rPr>
        <w:t xml:space="preserve"> = </w:t>
      </w:r>
      <w:r w:rsidRPr="00567EA8">
        <w:rPr>
          <w:rFonts w:ascii="Arial Narrow" w:hAnsi="Arial Narrow" w:cs="Courier"/>
          <w:color w:val="CC7832"/>
          <w:sz w:val="20"/>
          <w:szCs w:val="20"/>
        </w:rPr>
        <w:t xml:space="preserve">new </w:t>
      </w:r>
      <w:r w:rsidRPr="00567EA8">
        <w:rPr>
          <w:rFonts w:ascii="Arial Narrow" w:hAnsi="Arial Narrow" w:cs="Courier"/>
          <w:color w:val="A9B7C6"/>
          <w:sz w:val="20"/>
          <w:szCs w:val="20"/>
        </w:rPr>
        <w:t>Intent (</w:t>
      </w:r>
      <w:proofErr w:type="spellStart"/>
      <w:r w:rsidRPr="00567EA8">
        <w:rPr>
          <w:rFonts w:ascii="Arial Narrow" w:hAnsi="Arial Narrow" w:cs="Courier"/>
          <w:color w:val="A9B7C6"/>
          <w:sz w:val="20"/>
          <w:szCs w:val="20"/>
        </w:rPr>
        <w:t>SupportedGamesGeneral.</w:t>
      </w:r>
      <w:r w:rsidRPr="00567EA8">
        <w:rPr>
          <w:rFonts w:ascii="Arial Narrow" w:hAnsi="Arial Narrow" w:cs="Courier"/>
          <w:color w:val="CC7832"/>
          <w:sz w:val="20"/>
          <w:szCs w:val="20"/>
        </w:rPr>
        <w:t>this</w:t>
      </w:r>
      <w:proofErr w:type="spellEnd"/>
      <w:r w:rsidRPr="00567EA8">
        <w:rPr>
          <w:rFonts w:ascii="Arial Narrow" w:hAnsi="Arial Narrow" w:cs="Courier"/>
          <w:color w:val="CC7832"/>
          <w:sz w:val="20"/>
          <w:szCs w:val="20"/>
        </w:rPr>
        <w:t xml:space="preserve">, </w:t>
      </w:r>
      <w:proofErr w:type="spellStart"/>
      <w:r w:rsidRPr="00567EA8">
        <w:rPr>
          <w:rFonts w:ascii="Arial Narrow" w:hAnsi="Arial Narrow" w:cs="Courier"/>
          <w:color w:val="A9B7C6"/>
          <w:sz w:val="20"/>
          <w:szCs w:val="20"/>
        </w:rPr>
        <w:t>SupportedGamesMulti.</w:t>
      </w:r>
      <w:r w:rsidRPr="00567EA8">
        <w:rPr>
          <w:rFonts w:ascii="Arial Narrow" w:hAnsi="Arial Narrow" w:cs="Courier"/>
          <w:color w:val="CC7832"/>
          <w:sz w:val="20"/>
          <w:szCs w:val="20"/>
        </w:rPr>
        <w:t>class</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49EF417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proofErr w:type="spellStart"/>
      <w:proofErr w:type="gramStart"/>
      <w:r w:rsidRPr="00567EA8">
        <w:rPr>
          <w:rFonts w:ascii="Arial Narrow" w:hAnsi="Arial Narrow" w:cs="Courier"/>
          <w:color w:val="A9B7C6"/>
          <w:sz w:val="20"/>
          <w:szCs w:val="20"/>
        </w:rPr>
        <w:t>startActivity</w:t>
      </w:r>
      <w:proofErr w:type="spellEnd"/>
      <w:proofErr w:type="gram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gamesMulti</w:t>
      </w:r>
      <w:proofErr w:type="spellEnd"/>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7AAEEF1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2416E0B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w:t>
      </w:r>
    </w:p>
    <w:p w14:paraId="1CB73EC5"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3CEFDC31"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58DF085C"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BBB529"/>
          <w:sz w:val="20"/>
          <w:szCs w:val="20"/>
        </w:rPr>
        <w:t>@Override</w:t>
      </w:r>
    </w:p>
    <w:p w14:paraId="7F5092FA"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BBB529"/>
          <w:sz w:val="20"/>
          <w:szCs w:val="20"/>
        </w:rPr>
        <w:t xml:space="preserve">            </w:t>
      </w:r>
      <w:proofErr w:type="gramStart"/>
      <w:r w:rsidRPr="00567EA8">
        <w:rPr>
          <w:rFonts w:ascii="Arial Narrow" w:hAnsi="Arial Narrow" w:cs="Courier"/>
          <w:color w:val="CC7832"/>
          <w:sz w:val="20"/>
          <w:szCs w:val="20"/>
        </w:rPr>
        <w:t>public</w:t>
      </w:r>
      <w:proofErr w:type="gramEnd"/>
      <w:r w:rsidRPr="00567EA8">
        <w:rPr>
          <w:rFonts w:ascii="Arial Narrow" w:hAnsi="Arial Narrow" w:cs="Courier"/>
          <w:color w:val="CC7832"/>
          <w:sz w:val="20"/>
          <w:szCs w:val="20"/>
        </w:rPr>
        <w:t xml:space="preserve"> void </w:t>
      </w:r>
      <w:proofErr w:type="spellStart"/>
      <w:r w:rsidRPr="00567EA8">
        <w:rPr>
          <w:rFonts w:ascii="Arial Narrow" w:hAnsi="Arial Narrow" w:cs="Courier"/>
          <w:color w:val="FFC66D"/>
          <w:sz w:val="20"/>
          <w:szCs w:val="20"/>
        </w:rPr>
        <w:t>onNothingSelected</w:t>
      </w:r>
      <w:proofErr w:type="spellEnd"/>
      <w:r w:rsidRPr="00567EA8">
        <w:rPr>
          <w:rFonts w:ascii="Arial Narrow" w:hAnsi="Arial Narrow" w:cs="Courier"/>
          <w:color w:val="A9B7C6"/>
          <w:sz w:val="20"/>
          <w:szCs w:val="20"/>
        </w:rPr>
        <w:t>(</w:t>
      </w:r>
      <w:proofErr w:type="spellStart"/>
      <w:r w:rsidRPr="00567EA8">
        <w:rPr>
          <w:rFonts w:ascii="Arial Narrow" w:hAnsi="Arial Narrow" w:cs="Courier"/>
          <w:color w:val="A9B7C6"/>
          <w:sz w:val="20"/>
          <w:szCs w:val="20"/>
        </w:rPr>
        <w:t>AdapterView</w:t>
      </w:r>
      <w:proofErr w:type="spellEnd"/>
      <w:r w:rsidRPr="00567EA8">
        <w:rPr>
          <w:rFonts w:ascii="Arial Narrow" w:hAnsi="Arial Narrow" w:cs="Courier"/>
          <w:color w:val="A9B7C6"/>
          <w:sz w:val="20"/>
          <w:szCs w:val="20"/>
        </w:rPr>
        <w:t>&lt;?&gt; parent) {</w:t>
      </w:r>
    </w:p>
    <w:p w14:paraId="51236DB1"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w:t>
      </w:r>
    </w:p>
    <w:p w14:paraId="5733F64B" w14:textId="77777777" w:rsidR="00567EA8" w:rsidRPr="00567EA8" w:rsidRDefault="00567EA8" w:rsidP="00567EA8">
      <w:pPr>
        <w:widowControl w:val="0"/>
        <w:autoSpaceDE w:val="0"/>
        <w:autoSpaceDN w:val="0"/>
        <w:adjustRightInd w:val="0"/>
        <w:spacing w:after="0" w:line="240" w:lineRule="auto"/>
        <w:rPr>
          <w:rFonts w:ascii="Arial Narrow" w:hAnsi="Arial Narrow" w:cs="Courier New"/>
          <w:color w:val="A9B7C6"/>
          <w:sz w:val="20"/>
          <w:szCs w:val="20"/>
        </w:rPr>
      </w:pPr>
      <w:r w:rsidRPr="00567EA8">
        <w:rPr>
          <w:rFonts w:ascii="Arial Narrow" w:hAnsi="Arial Narrow" w:cs="Courier New"/>
          <w:color w:val="A9B7C6"/>
          <w:sz w:val="20"/>
          <w:szCs w:val="20"/>
        </w:rPr>
        <w:t xml:space="preserve">        </w:t>
      </w:r>
      <w:r w:rsidRPr="00567EA8">
        <w:rPr>
          <w:rFonts w:ascii="Arial Narrow" w:hAnsi="Arial Narrow" w:cs="Courier"/>
          <w:color w:val="A9B7C6"/>
          <w:sz w:val="20"/>
          <w:szCs w:val="20"/>
        </w:rPr>
        <w:t>})</w:t>
      </w:r>
      <w:r w:rsidRPr="00567EA8">
        <w:rPr>
          <w:rFonts w:ascii="Arial Narrow" w:hAnsi="Arial Narrow" w:cs="Courier"/>
          <w:color w:val="CC7832"/>
          <w:sz w:val="20"/>
          <w:szCs w:val="20"/>
        </w:rPr>
        <w:t>;</w:t>
      </w:r>
    </w:p>
    <w:p w14:paraId="7F7C70A9" w14:textId="77777777" w:rsidR="00567EA8" w:rsidRPr="00567EA8" w:rsidRDefault="00567EA8" w:rsidP="00567EA8">
      <w:pPr>
        <w:widowControl w:val="0"/>
        <w:autoSpaceDE w:val="0"/>
        <w:autoSpaceDN w:val="0"/>
        <w:adjustRightInd w:val="0"/>
        <w:spacing w:after="283" w:line="240" w:lineRule="auto"/>
        <w:rPr>
          <w:rFonts w:ascii="Arial Narrow" w:hAnsi="Arial Narrow" w:cs="Courier New"/>
          <w:color w:val="A9B7C6"/>
          <w:sz w:val="20"/>
          <w:szCs w:val="20"/>
        </w:rPr>
      </w:pPr>
      <w:r w:rsidRPr="00567EA8">
        <w:rPr>
          <w:rFonts w:ascii="Arial Narrow" w:hAnsi="Arial Narrow" w:cs="Courier New"/>
          <w:color w:val="CC7832"/>
          <w:sz w:val="20"/>
          <w:szCs w:val="20"/>
        </w:rPr>
        <w:t xml:space="preserve">    </w:t>
      </w:r>
      <w:r w:rsidRPr="00567EA8">
        <w:rPr>
          <w:rFonts w:ascii="Arial Narrow" w:hAnsi="Arial Narrow" w:cs="Courier"/>
          <w:color w:val="A9B7C6"/>
          <w:sz w:val="20"/>
          <w:szCs w:val="20"/>
        </w:rPr>
        <w:t>}</w:t>
      </w:r>
    </w:p>
    <w:p w14:paraId="63FB064B" w14:textId="77777777" w:rsidR="00567EA8" w:rsidRDefault="00567EA8" w:rsidP="00567EA8">
      <w:pPr>
        <w:widowControl w:val="0"/>
        <w:autoSpaceDE w:val="0"/>
        <w:autoSpaceDN w:val="0"/>
        <w:adjustRightInd w:val="0"/>
        <w:spacing w:after="0" w:line="240" w:lineRule="auto"/>
        <w:rPr>
          <w:rFonts w:cs="Times New Roman"/>
          <w:szCs w:val="24"/>
        </w:rPr>
      </w:pPr>
    </w:p>
    <w:p w14:paraId="6381EBBA" w14:textId="77777777" w:rsidR="00137632" w:rsidRPr="006969DA" w:rsidRDefault="00D833AB" w:rsidP="00D833AB">
      <w:r>
        <w:rPr>
          <w:highlight w:val="lightGray"/>
        </w:rPr>
        <w:t>Don’t forget to</w:t>
      </w:r>
      <w:r w:rsidR="00CE7CE5" w:rsidRPr="006969DA">
        <w:rPr>
          <w:highlight w:val="lightGray"/>
        </w:rPr>
        <w:t xml:space="preserve"> attach </w:t>
      </w:r>
      <w:r w:rsidR="00CE7CE5" w:rsidRPr="00D833AB">
        <w:rPr>
          <w:highlight w:val="lightGray"/>
        </w:rPr>
        <w:t>your s</w:t>
      </w:r>
      <w:r w:rsidR="00137632" w:rsidRPr="00D833AB">
        <w:rPr>
          <w:highlight w:val="lightGray"/>
        </w:rPr>
        <w:t xml:space="preserve">ource </w:t>
      </w:r>
      <w:r w:rsidR="00CE7CE5" w:rsidRPr="00D833AB">
        <w:rPr>
          <w:highlight w:val="lightGray"/>
        </w:rPr>
        <w:t>c</w:t>
      </w:r>
      <w:r w:rsidR="00137632" w:rsidRPr="00D833AB">
        <w:rPr>
          <w:highlight w:val="lightGray"/>
        </w:rPr>
        <w:t>ode</w:t>
      </w:r>
      <w:r w:rsidR="00CE7CE5" w:rsidRPr="00D833AB">
        <w:rPr>
          <w:highlight w:val="lightGray"/>
        </w:rPr>
        <w:t>, zipped</w:t>
      </w:r>
      <w:r w:rsidRPr="00D833AB">
        <w:rPr>
          <w:highlight w:val="lightGray"/>
        </w:rPr>
        <w:t>.</w:t>
      </w:r>
      <w:r w:rsidR="00CE7CE5" w:rsidRPr="006969DA">
        <w:t xml:space="preserve"> </w:t>
      </w:r>
    </w:p>
    <w:p w14:paraId="0A3D39FB" w14:textId="77777777" w:rsidR="00FB7493" w:rsidRDefault="00FB7493" w:rsidP="00FB7493"/>
    <w:p w14:paraId="69E60BE0" w14:textId="77777777" w:rsidR="007A7656" w:rsidRPr="00D833AB" w:rsidRDefault="005D2959" w:rsidP="00FB7493">
      <w:pPr>
        <w:pStyle w:val="Heading1"/>
        <w:rPr>
          <w:color w:val="002060"/>
        </w:rPr>
      </w:pPr>
      <w:r>
        <w:rPr>
          <w:color w:val="002060"/>
          <w:highlight w:val="lightGray"/>
        </w:rPr>
        <w:lastRenderedPageBreak/>
        <w:t>Below is the m</w:t>
      </w:r>
      <w:r w:rsidR="002B302D" w:rsidRPr="00D833AB">
        <w:rPr>
          <w:color w:val="002060"/>
          <w:highlight w:val="lightGray"/>
        </w:rPr>
        <w:t>atrix</w:t>
      </w:r>
      <w:r>
        <w:rPr>
          <w:color w:val="002060"/>
          <w:highlight w:val="lightGray"/>
        </w:rPr>
        <w:t xml:space="preserve"> that will be used to evaluate your response</w:t>
      </w:r>
      <w:r w:rsidR="002B302D" w:rsidRPr="00D833AB">
        <w:rPr>
          <w:color w:val="002060"/>
          <w:highlight w:val="lightGray"/>
        </w:rPr>
        <w:t>:</w:t>
      </w:r>
    </w:p>
    <w:p w14:paraId="39628B55" w14:textId="77777777" w:rsidR="002B302D" w:rsidRPr="002B302D" w:rsidRDefault="002B302D" w:rsidP="002B302D"/>
    <w:bookmarkStart w:id="10" w:name="_MON_1491278695"/>
    <w:bookmarkEnd w:id="10"/>
    <w:p w14:paraId="1488187E" w14:textId="77777777" w:rsidR="00000233" w:rsidRDefault="00CE7CE5" w:rsidP="00000233">
      <w:pPr>
        <w:pStyle w:val="NormalWeb"/>
        <w:spacing w:before="0" w:beforeAutospacing="0" w:after="0" w:afterAutospacing="0" w:line="432" w:lineRule="atLeast"/>
        <w:rPr>
          <w:rFonts w:ascii="Verdana" w:hAnsi="Verdana"/>
          <w:color w:val="000000"/>
          <w:sz w:val="18"/>
          <w:szCs w:val="18"/>
        </w:rPr>
      </w:pPr>
      <w:r>
        <w:object w:dxaOrig="9363" w:dyaOrig="4859" w14:anchorId="4122DB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2.8pt" o:ole="">
            <v:imagedata r:id="rId27" o:title=""/>
          </v:shape>
          <o:OLEObject Type="Embed" ProgID="Excel.Sheet.12" ShapeID="_x0000_i1025" DrawAspect="Content" ObjectID="_1394600019"/>
        </w:object>
      </w:r>
      <w:r w:rsidR="00000233" w:rsidRPr="00000233">
        <w:rPr>
          <w:rFonts w:ascii="Verdana" w:hAnsi="Verdana"/>
          <w:color w:val="000000"/>
          <w:sz w:val="18"/>
          <w:szCs w:val="18"/>
        </w:rPr>
        <w:t xml:space="preserve"> </w:t>
      </w:r>
    </w:p>
    <w:p w14:paraId="442060BB" w14:textId="77777777" w:rsidR="00FB7493" w:rsidRPr="00FB7493" w:rsidRDefault="00FB7493" w:rsidP="00FB7493"/>
    <w:p w14:paraId="292BC04D" w14:textId="77777777" w:rsidR="00FB7493" w:rsidRPr="00000233" w:rsidRDefault="00000233" w:rsidP="00000233">
      <w:pPr>
        <w:rPr>
          <w:sz w:val="20"/>
        </w:rPr>
      </w:pPr>
      <w:r w:rsidRPr="00000233">
        <w:rPr>
          <w:sz w:val="20"/>
          <w:highlight w:val="lightGray"/>
        </w:rPr>
        <w:t xml:space="preserve">A regular A translates as 95, A-=93, B+=87, B=85, B-=83, C+=77, C=75, C-=73, D+=67, F=0 etc.  To get an A grade for the course, your weighted average should be &gt;93. A-:&gt;=90. B+:&gt;=87. </w:t>
      </w:r>
      <w:proofErr w:type="gramStart"/>
      <w:r w:rsidRPr="00000233">
        <w:rPr>
          <w:sz w:val="20"/>
          <w:highlight w:val="lightGray"/>
        </w:rPr>
        <w:t>B:&gt;83.</w:t>
      </w:r>
      <w:proofErr w:type="gramEnd"/>
      <w:r w:rsidRPr="00000233">
        <w:rPr>
          <w:sz w:val="20"/>
          <w:highlight w:val="lightGray"/>
        </w:rPr>
        <w:t xml:space="preserve"> B-:&gt;=80. C+:&gt;=77. </w:t>
      </w:r>
      <w:proofErr w:type="gramStart"/>
      <w:r w:rsidRPr="00000233">
        <w:rPr>
          <w:sz w:val="20"/>
          <w:highlight w:val="lightGray"/>
        </w:rPr>
        <w:t>C:&gt;73.</w:t>
      </w:r>
      <w:proofErr w:type="gramEnd"/>
      <w:r w:rsidRPr="00000233">
        <w:rPr>
          <w:sz w:val="20"/>
          <w:highlight w:val="lightGray"/>
        </w:rPr>
        <w:t xml:space="preserve"> C-:&gt;=70 etc.</w:t>
      </w:r>
    </w:p>
    <w:sectPr w:rsidR="00FB7493" w:rsidRPr="00000233">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B63D5" w14:textId="77777777" w:rsidR="004E295E" w:rsidRDefault="004E295E" w:rsidP="005D2959">
      <w:pPr>
        <w:spacing w:after="0" w:line="240" w:lineRule="auto"/>
      </w:pPr>
      <w:r>
        <w:separator/>
      </w:r>
    </w:p>
  </w:endnote>
  <w:endnote w:type="continuationSeparator" w:id="0">
    <w:p w14:paraId="257896EB" w14:textId="77777777" w:rsidR="004E295E" w:rsidRDefault="004E295E" w:rsidP="005D2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5A6D00" w14:textId="77777777" w:rsidR="004E295E" w:rsidRDefault="004E295E" w:rsidP="005D2959">
      <w:pPr>
        <w:spacing w:after="0" w:line="240" w:lineRule="auto"/>
      </w:pPr>
      <w:r>
        <w:separator/>
      </w:r>
    </w:p>
  </w:footnote>
  <w:footnote w:type="continuationSeparator" w:id="0">
    <w:p w14:paraId="729F4DB3" w14:textId="77777777" w:rsidR="004E295E" w:rsidRDefault="004E295E" w:rsidP="005D2959">
      <w:pPr>
        <w:spacing w:after="0" w:line="240" w:lineRule="auto"/>
      </w:pPr>
      <w:r>
        <w:continuationSeparator/>
      </w:r>
    </w:p>
  </w:footnote>
  <w:footnote w:id="1">
    <w:p w14:paraId="0A8E05F2" w14:textId="77777777" w:rsidR="004E295E" w:rsidRPr="005D2959" w:rsidRDefault="004E295E">
      <w:pPr>
        <w:pStyle w:val="FootnoteText"/>
        <w:rPr>
          <w:i/>
        </w:rPr>
      </w:pPr>
      <w:r>
        <w:rPr>
          <w:rStyle w:val="FootnoteReference"/>
        </w:rPr>
        <w:footnoteRef/>
      </w:r>
      <w:r>
        <w:t xml:space="preserve"> Document intentions—don’t paraphrase code. Nontrivial functions should have (an informal) </w:t>
      </w:r>
      <w:r>
        <w:rPr>
          <w:i/>
        </w:rPr>
        <w:t xml:space="preserve">Intent </w:t>
      </w:r>
      <w:r w:rsidRPr="00000233">
        <w:t>statement</w:t>
      </w:r>
      <w:r>
        <w:rPr>
          <w:i/>
        </w:rPr>
        <w:t xml:space="preserve">, </w:t>
      </w:r>
      <w:r>
        <w:t xml:space="preserve">(precise) </w:t>
      </w:r>
      <w:r w:rsidRPr="005D2959">
        <w:rPr>
          <w:i/>
        </w:rPr>
        <w:t>Preconditions</w:t>
      </w:r>
      <w:r w:rsidRPr="005D2959">
        <w:t xml:space="preserve"> (if any), </w:t>
      </w:r>
      <w:r>
        <w:rPr>
          <w:i/>
        </w:rPr>
        <w:t xml:space="preserve">Returns </w:t>
      </w:r>
      <w:r w:rsidRPr="005D2959">
        <w:t>(if any),</w:t>
      </w:r>
      <w:r>
        <w:rPr>
          <w:i/>
        </w:rPr>
        <w:t xml:space="preserve"> </w:t>
      </w:r>
      <w:r w:rsidRPr="005D2959">
        <w:t>and</w:t>
      </w:r>
      <w:r>
        <w:rPr>
          <w:i/>
        </w:rPr>
        <w:t xml:space="preserve"> </w:t>
      </w:r>
      <w:proofErr w:type="spellStart"/>
      <w:r>
        <w:rPr>
          <w:i/>
        </w:rPr>
        <w:t>Postconditions</w:t>
      </w:r>
      <w:proofErr w:type="spellEnd"/>
      <w:r>
        <w:rPr>
          <w:i/>
        </w:rPr>
        <w:t xml:space="preserve"> </w:t>
      </w:r>
      <w:r w:rsidRPr="005D2959">
        <w:t xml:space="preserve">(always). </w:t>
      </w:r>
      <w:r>
        <w:t>Each block</w:t>
      </w:r>
      <w:r w:rsidRPr="005D2959">
        <w:t xml:space="preserve"> of code should be preceded by its intended objectives.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5BE1D" w14:textId="77777777" w:rsidR="004E295E" w:rsidRDefault="004E295E">
    <w:pPr>
      <w:pStyle w:val="Header"/>
    </w:pPr>
    <w:sdt>
      <w:sdtPr>
        <w:id w:val="171999623"/>
        <w:placeholder>
          <w:docPart w:val="32938A1CCE0D3C45A3AEBB4CDD7B18BE"/>
        </w:placeholder>
        <w:temporary/>
        <w:showingPlcHdr/>
      </w:sdtPr>
      <w:sdtContent>
        <w:r>
          <w:t>[Type text]</w:t>
        </w:r>
      </w:sdtContent>
    </w:sdt>
    <w:r>
      <w:ptab w:relativeTo="margin" w:alignment="center" w:leader="none"/>
    </w:r>
    <w:sdt>
      <w:sdtPr>
        <w:id w:val="171999624"/>
        <w:placeholder>
          <w:docPart w:val="93F625557DC6144A80F12F45CE0586E0"/>
        </w:placeholder>
        <w:temporary/>
        <w:showingPlcHdr/>
      </w:sdtPr>
      <w:sdtContent>
        <w:r>
          <w:t>[Type text]</w:t>
        </w:r>
      </w:sdtContent>
    </w:sdt>
    <w:r>
      <w:ptab w:relativeTo="margin" w:alignment="right" w:leader="none"/>
    </w:r>
    <w:sdt>
      <w:sdtPr>
        <w:id w:val="171999625"/>
        <w:placeholder>
          <w:docPart w:val="C91937FC603E5B4E9C6B20F1BBC8EA68"/>
        </w:placeholder>
        <w:temporary/>
        <w:showingPlcHdr/>
      </w:sdtPr>
      <w:sdtContent>
        <w:r>
          <w:t>[Type text]</w:t>
        </w:r>
      </w:sdtContent>
    </w:sdt>
  </w:p>
  <w:p w14:paraId="611B51EC" w14:textId="77777777" w:rsidR="004E295E" w:rsidRDefault="004E295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72AC4" w14:textId="2800E274" w:rsidR="004E295E" w:rsidRDefault="004E295E">
    <w:pPr>
      <w:pStyle w:val="Header"/>
    </w:pPr>
    <w:r>
      <w:t>Robert Ofoedu</w:t>
    </w:r>
    <w:r>
      <w:ptab w:relativeTo="margin" w:alignment="center" w:leader="none"/>
    </w:r>
    <w:r>
      <w:t>Robert.ofoedu@gmail.com</w:t>
    </w:r>
    <w:r>
      <w:ptab w:relativeTo="margin" w:alignment="right" w:leader="none"/>
    </w:r>
    <w:r>
      <w:t>3/28/16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74431"/>
    <w:multiLevelType w:val="hybridMultilevel"/>
    <w:tmpl w:val="76E6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E6342"/>
    <w:multiLevelType w:val="hybridMultilevel"/>
    <w:tmpl w:val="B5447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64375"/>
    <w:multiLevelType w:val="hybridMultilevel"/>
    <w:tmpl w:val="25A2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94C27"/>
    <w:multiLevelType w:val="hybridMultilevel"/>
    <w:tmpl w:val="677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656"/>
    <w:rsid w:val="00000233"/>
    <w:rsid w:val="0001419F"/>
    <w:rsid w:val="000B6605"/>
    <w:rsid w:val="000D3341"/>
    <w:rsid w:val="00104B3B"/>
    <w:rsid w:val="0012117E"/>
    <w:rsid w:val="00123BCF"/>
    <w:rsid w:val="00134BC2"/>
    <w:rsid w:val="00137632"/>
    <w:rsid w:val="001D537F"/>
    <w:rsid w:val="00205DB7"/>
    <w:rsid w:val="00241C4B"/>
    <w:rsid w:val="00244A48"/>
    <w:rsid w:val="00272D2F"/>
    <w:rsid w:val="002B302D"/>
    <w:rsid w:val="003060D9"/>
    <w:rsid w:val="0031793B"/>
    <w:rsid w:val="00327894"/>
    <w:rsid w:val="00354DAE"/>
    <w:rsid w:val="00375228"/>
    <w:rsid w:val="003B7B6C"/>
    <w:rsid w:val="0040638E"/>
    <w:rsid w:val="004B5BEC"/>
    <w:rsid w:val="004E295E"/>
    <w:rsid w:val="005605D3"/>
    <w:rsid w:val="00567EA8"/>
    <w:rsid w:val="00586951"/>
    <w:rsid w:val="005C6911"/>
    <w:rsid w:val="005D2959"/>
    <w:rsid w:val="005F2499"/>
    <w:rsid w:val="00610AA8"/>
    <w:rsid w:val="00631D0F"/>
    <w:rsid w:val="00690CC0"/>
    <w:rsid w:val="006969DA"/>
    <w:rsid w:val="006E6BD8"/>
    <w:rsid w:val="00716D70"/>
    <w:rsid w:val="007A7656"/>
    <w:rsid w:val="007D3268"/>
    <w:rsid w:val="007F6A6F"/>
    <w:rsid w:val="008302F2"/>
    <w:rsid w:val="00875F87"/>
    <w:rsid w:val="008E1A43"/>
    <w:rsid w:val="008E5942"/>
    <w:rsid w:val="00921B88"/>
    <w:rsid w:val="009B2E79"/>
    <w:rsid w:val="00A57204"/>
    <w:rsid w:val="00AC54E4"/>
    <w:rsid w:val="00B1277D"/>
    <w:rsid w:val="00B32F03"/>
    <w:rsid w:val="00B61789"/>
    <w:rsid w:val="00B61EB7"/>
    <w:rsid w:val="00B97EAC"/>
    <w:rsid w:val="00BA5D02"/>
    <w:rsid w:val="00BB724C"/>
    <w:rsid w:val="00C53EB2"/>
    <w:rsid w:val="00C6103A"/>
    <w:rsid w:val="00C72693"/>
    <w:rsid w:val="00C92320"/>
    <w:rsid w:val="00CD3C9D"/>
    <w:rsid w:val="00CD7CB7"/>
    <w:rsid w:val="00CE7CE5"/>
    <w:rsid w:val="00CF70B2"/>
    <w:rsid w:val="00D833AB"/>
    <w:rsid w:val="00DB3A4B"/>
    <w:rsid w:val="00E552DC"/>
    <w:rsid w:val="00E62531"/>
    <w:rsid w:val="00E632DB"/>
    <w:rsid w:val="00E93254"/>
    <w:rsid w:val="00EA7F48"/>
    <w:rsid w:val="00F74A41"/>
    <w:rsid w:val="00FB7493"/>
    <w:rsid w:val="00FF1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0BE09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272D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2D2F"/>
  </w:style>
  <w:style w:type="paragraph" w:styleId="Footer">
    <w:name w:val="footer"/>
    <w:basedOn w:val="Normal"/>
    <w:link w:val="FooterChar"/>
    <w:uiPriority w:val="99"/>
    <w:unhideWhenUsed/>
    <w:rsid w:val="00272D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2D2F"/>
  </w:style>
  <w:style w:type="character" w:styleId="Hyperlink">
    <w:name w:val="Hyperlink"/>
    <w:basedOn w:val="DefaultParagraphFont"/>
    <w:uiPriority w:val="99"/>
    <w:unhideWhenUsed/>
    <w:rsid w:val="00272D2F"/>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272D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2D2F"/>
  </w:style>
  <w:style w:type="paragraph" w:styleId="Footer">
    <w:name w:val="footer"/>
    <w:basedOn w:val="Normal"/>
    <w:link w:val="FooterChar"/>
    <w:uiPriority w:val="99"/>
    <w:unhideWhenUsed/>
    <w:rsid w:val="00272D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2D2F"/>
  </w:style>
  <w:style w:type="character" w:styleId="Hyperlink">
    <w:name w:val="Hyperlink"/>
    <w:basedOn w:val="DefaultParagraphFont"/>
    <w:uiPriority w:val="99"/>
    <w:unhideWhenUsed/>
    <w:rsid w:val="00272D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98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33" Type="http://schemas.openxmlformats.org/officeDocument/2006/relationships/theme" Target="theme/theme1.xm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glossaryDocument" Target="glossary/document.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2938A1CCE0D3C45A3AEBB4CDD7B18BE"/>
        <w:category>
          <w:name w:val="General"/>
          <w:gallery w:val="placeholder"/>
        </w:category>
        <w:types>
          <w:type w:val="bbPlcHdr"/>
        </w:types>
        <w:behaviors>
          <w:behavior w:val="content"/>
        </w:behaviors>
        <w:guid w:val="{EE4E9B1B-F33B-934C-A974-2B8BC0696A59}"/>
      </w:docPartPr>
      <w:docPartBody>
        <w:p w:rsidR="00F67FAF" w:rsidRDefault="00F67FAF" w:rsidP="00F67FAF">
          <w:pPr>
            <w:pStyle w:val="32938A1CCE0D3C45A3AEBB4CDD7B18BE"/>
          </w:pPr>
          <w:r>
            <w:t>[Type text]</w:t>
          </w:r>
        </w:p>
      </w:docPartBody>
    </w:docPart>
    <w:docPart>
      <w:docPartPr>
        <w:name w:val="93F625557DC6144A80F12F45CE0586E0"/>
        <w:category>
          <w:name w:val="General"/>
          <w:gallery w:val="placeholder"/>
        </w:category>
        <w:types>
          <w:type w:val="bbPlcHdr"/>
        </w:types>
        <w:behaviors>
          <w:behavior w:val="content"/>
        </w:behaviors>
        <w:guid w:val="{9E67A0D1-D025-D245-9A19-50F5DFE4000F}"/>
      </w:docPartPr>
      <w:docPartBody>
        <w:p w:rsidR="00F67FAF" w:rsidRDefault="00F67FAF" w:rsidP="00F67FAF">
          <w:pPr>
            <w:pStyle w:val="93F625557DC6144A80F12F45CE0586E0"/>
          </w:pPr>
          <w:r>
            <w:t>[Type text]</w:t>
          </w:r>
        </w:p>
      </w:docPartBody>
    </w:docPart>
    <w:docPart>
      <w:docPartPr>
        <w:name w:val="C91937FC603E5B4E9C6B20F1BBC8EA68"/>
        <w:category>
          <w:name w:val="General"/>
          <w:gallery w:val="placeholder"/>
        </w:category>
        <w:types>
          <w:type w:val="bbPlcHdr"/>
        </w:types>
        <w:behaviors>
          <w:behavior w:val="content"/>
        </w:behaviors>
        <w:guid w:val="{B4567CA0-4542-8D44-A337-A7040AD28ED3}"/>
      </w:docPartPr>
      <w:docPartBody>
        <w:p w:rsidR="00F67FAF" w:rsidRDefault="00F67FAF" w:rsidP="00F67FAF">
          <w:pPr>
            <w:pStyle w:val="C91937FC603E5B4E9C6B20F1BBC8EA6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FAF"/>
    <w:rsid w:val="00F67F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938A1CCE0D3C45A3AEBB4CDD7B18BE">
    <w:name w:val="32938A1CCE0D3C45A3AEBB4CDD7B18BE"/>
    <w:rsid w:val="00F67FAF"/>
  </w:style>
  <w:style w:type="paragraph" w:customStyle="1" w:styleId="93F625557DC6144A80F12F45CE0586E0">
    <w:name w:val="93F625557DC6144A80F12F45CE0586E0"/>
    <w:rsid w:val="00F67FAF"/>
  </w:style>
  <w:style w:type="paragraph" w:customStyle="1" w:styleId="C91937FC603E5B4E9C6B20F1BBC8EA68">
    <w:name w:val="C91937FC603E5B4E9C6B20F1BBC8EA68"/>
    <w:rsid w:val="00F67FAF"/>
  </w:style>
  <w:style w:type="paragraph" w:customStyle="1" w:styleId="4ACD107050ED52438A5309F4F0814ADE">
    <w:name w:val="4ACD107050ED52438A5309F4F0814ADE"/>
    <w:rsid w:val="00F67FAF"/>
  </w:style>
  <w:style w:type="paragraph" w:customStyle="1" w:styleId="87E70AE24CA99947A09923B9BBF27554">
    <w:name w:val="87E70AE24CA99947A09923B9BBF27554"/>
    <w:rsid w:val="00F67FAF"/>
  </w:style>
  <w:style w:type="paragraph" w:customStyle="1" w:styleId="136B594F929E6A4093E492139328C412">
    <w:name w:val="136B594F929E6A4093E492139328C412"/>
    <w:rsid w:val="00F67FA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938A1CCE0D3C45A3AEBB4CDD7B18BE">
    <w:name w:val="32938A1CCE0D3C45A3AEBB4CDD7B18BE"/>
    <w:rsid w:val="00F67FAF"/>
  </w:style>
  <w:style w:type="paragraph" w:customStyle="1" w:styleId="93F625557DC6144A80F12F45CE0586E0">
    <w:name w:val="93F625557DC6144A80F12F45CE0586E0"/>
    <w:rsid w:val="00F67FAF"/>
  </w:style>
  <w:style w:type="paragraph" w:customStyle="1" w:styleId="C91937FC603E5B4E9C6B20F1BBC8EA68">
    <w:name w:val="C91937FC603E5B4E9C6B20F1BBC8EA68"/>
    <w:rsid w:val="00F67FAF"/>
  </w:style>
  <w:style w:type="paragraph" w:customStyle="1" w:styleId="4ACD107050ED52438A5309F4F0814ADE">
    <w:name w:val="4ACD107050ED52438A5309F4F0814ADE"/>
    <w:rsid w:val="00F67FAF"/>
  </w:style>
  <w:style w:type="paragraph" w:customStyle="1" w:styleId="87E70AE24CA99947A09923B9BBF27554">
    <w:name w:val="87E70AE24CA99947A09923B9BBF27554"/>
    <w:rsid w:val="00F67FAF"/>
  </w:style>
  <w:style w:type="paragraph" w:customStyle="1" w:styleId="136B594F929E6A4093E492139328C412">
    <w:name w:val="136B594F929E6A4093E492139328C412"/>
    <w:rsid w:val="00F67F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E1CF6-C97D-934C-996F-4D45F5D1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26</Pages>
  <Words>1098</Words>
  <Characters>6264</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Braude, Eric J</dc:creator>
  <cp:keywords/>
  <dc:description/>
  <cp:lastModifiedBy>Robert Ofoedu</cp:lastModifiedBy>
  <cp:revision>17</cp:revision>
  <cp:lastPrinted>2016-02-25T20:37:00Z</cp:lastPrinted>
  <dcterms:created xsi:type="dcterms:W3CDTF">2016-03-29T05:43:00Z</dcterms:created>
  <dcterms:modified xsi:type="dcterms:W3CDTF">2016-03-29T12:07:00Z</dcterms:modified>
</cp:coreProperties>
</file>